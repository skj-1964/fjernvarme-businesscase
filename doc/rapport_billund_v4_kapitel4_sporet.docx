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20" w:name="X7aaf45594bb747e0029070143c88f6d2041dd6a"/>
    <w:p>
      <w:pPr>
        <w:pStyle w:val="Overskrift1"/>
      </w:pPr>
      <w:r>
        <w:t xml:space="preserve">Driftsoptimering med spot- og balancemarkeder</w:t>
      </w:r>
    </w:p>
    <w:p>
      <w:pPr/>
      <w:r>
        <w:rPr>
          <w:bCs/>
          <w:b/>
        </w:rPr>
        <w:t xml:space="preserve">Metode, validering og Billund som case</w:t>
      </w:r>
    </w:p>
    <w:p>
      <w:pPr/>
      <w:r>
        <w:t xml:space="preserve">Rapport v4 · Steen Kramer Jensen, Dansk Fjernvarme · udarbejdet sammen med </w:t>
      </w:r>
      <w:del w:id="9001" w:author="Claude" w:date="2026-10-15T14:38:52Z">
        <w:r>
          <w:delText xml:space="preserve">Billund Fjernvarme</w:delText>
        </w:r>
      </w:del>
      <w:ins w:id="9002" w:author="Claude" w:date="2026-10-15T14:38:52Z">
        <w:r>
          <w:t xml:space="preserve">Billund Varme</w:t>
        </w:r>
      </w:ins>
    </w:p>
    <w:p>
      <w:pPr/>
      <w:r>
        <w:t xml:space="preserve">Model og data: github.com/skj-1964/fjernvarme-businesscase (commit </w:t>
      </w:r>
      <w:del w:id="9003" w:author="Claude" w:date="2026-10-15T14:38:52Z">
        <w:r>
          <w:delText xml:space="preserve">405b428</w:delText>
        </w:r>
      </w:del>
      <w:ins w:id="9004" w:author="Claude" w:date="2026-10-15T14:38:52Z">
        <w:r>
          <w:t xml:space="preserve">b49aeb0</w:t>
        </w:r>
      </w:ins>
      <w:r>
        <w:t xml:space="preserve">) og github.com/skj-1964/df-data (commit </w:t>
      </w:r>
      <w:del w:id="9005" w:author="Claude" w:date="2026-10-15T14:38:52Z">
        <w:r>
          <w:delText xml:space="preserve">10be997</w:delText>
        </w:r>
      </w:del>
      <w:ins w:id="9006" w:author="Claude" w:date="2026-10-15T14:38:52Z">
        <w:r>
          <w:t xml:space="preserve">392992c</w:t>
        </w:r>
      </w:ins>
      <w:r>
        <w:t xml:space="preserve">)</w:t>
      </w:r>
    </w:p>
    <w:p>
      <w:pPr/>
      <w:r>
        <w:t xml:space="preserve">Rapporten afløser rapport v3 af 24. april 2026. Tal og kommandoer i v3 gælder ikke længere; v3 ligger i repoets </w:t>
      </w:r>
      <w:r>
        <w:rPr>
          <w:rStyle w:val="VerbatimChar"/>
        </w:rPr>
        <w:t xml:space="preserve">doc/arkiv/</w:t>
      </w:r>
      <w:r>
        <w:t xml:space="preserve"> som historik.</w:t>
      </w:r>
    </w:p>
    <w:p>
      <w:r>
        <w:br w:type="page"/>
      </w:r>
    </w:p>
    <w:bookmarkEnd w:id="20"/>
    <w:bookmarkStart w:id="21" w:name="indhold"/>
    <w:p>
      <w:pPr>
        <w:pStyle w:val="Overskrift1"/>
      </w:pPr>
      <w:r>
        <w:t xml:space="preserve">Indhold</w:t>
      </w:r>
    </w:p>
    <w:p>
      <w:pPr/>
      <w:r>
        <w:t xml:space="preserve">Forord · Sammenfatning · 1. Hvad modellen er · 2. Metoden · 3. Billund som case · 4. Tank og balancemarked på Billund</w:t>
      </w:r>
      <w:del w:id="9007" w:author="Claude" w:date="2026-10-15T14:38:52Z">
        <w:r>
          <w:delText xml:space="preserve"> (inkl. Billund i dag)</w:delText>
        </w:r>
      </w:del>
      <w:ins w:id="9008" w:author="Claude" w:date="2026-10-15T14:38:52Z">
        <w:r>
          <w:t xml:space="preserve"> i dag</w:t>
        </w:r>
      </w:ins>
      <w:r>
        <w:t xml:space="preserve"> · 5. Validering mod Billunds afregning · 6. Hvad der ændrede sig siden v3 · 7. Hvad modellen ikke kan · 8. Sådan bruger I værktøjet · 9. Andeby, det fiktive referenceværk · 10. Videre arbejde · Bilag A. Markedet juli 2025–juni 2026 · Bilag B. Modellens matematik i korte træk · Bilag C. Arbejdsformen</w:t>
      </w:r>
    </w:p>
    <w:bookmarkEnd w:id="21"/>
    <w:bookmarkStart w:id="22" w:name="forord"/>
    <w:p>
      <w:pPr>
        <w:pStyle w:val="Overskrift1"/>
      </w:pPr>
      <w:r>
        <w:t xml:space="preserve">Forord</w:t>
      </w:r>
    </w:p>
    <w:p>
      <w:pPr/>
      <w:r>
        <w:t xml:space="preserve">Rapport v3 blev skrevet til </w:t>
      </w:r>
      <w:del w:id="9009" w:author="Claude" w:date="2026-10-15T14:38:52Z">
        <w:r>
          <w:delText xml:space="preserve">Billund Fjernvarmes</w:delText>
        </w:r>
      </w:del>
      <w:ins w:id="9010" w:author="Claude" w:date="2026-10-15T14:38:52Z">
        <w:r>
          <w:t xml:space="preserve">Billund Varmes</w:t>
        </w:r>
      </w:ins>
      <w:r>
        <w:t xml:space="preserve"> direktion og drift i april 2026. Den viste, hvad en fagperson uden programmeringsbaggrund kan bygge sammen med en AI-assistent: en driftsmodel, der regner et helt år time for time og sætter tal på en akkumuleringstank og på balancemarkederne.</w:t>
      </w:r>
    </w:p>
    <w:p>
      <w:pPr/>
      <w:r>
        <w:t xml:space="preserve">Denne version har en anden læser. Den er skrevet til driftsfolk og ledere på andre fjernvarmeværker, som vil bruge det samme værktøj på deres eget anlæg. Billund er derfor ikke længere modtageren, men casen, og modellen er ikke længere leverancen, men værktøjet. Billund skal stadig kunne genkende sig selv: alle Billund-tal i rapporten er regnet på Billunds anlæg og sat op mod Billunds egen afregning.</w:t>
      </w:r>
    </w:p>
    <w:p>
      <w:pPr/>
      <w:r>
        <w:t xml:space="preserve">Siden april er tre ting sket. Modellen er blevet valideret mod Billunds faktiske balanceindtægt, og den valideringen ændrede både metoden og tallene. Markedet har skiftet karakter fra et aFRR-domineret 2025 til et mFRR-tungt og markant lavere 2026. Og der er kommet en kæde fra et regneark til en kørsel, så et værk kan regne på sit eget anlæg uden at skrive en linje kode.</w:t>
      </w:r>
    </w:p>
    <w:p>
      <w:pPr/>
      <w:r>
        <w:t xml:space="preserve">Rapporten følger tre regler, som også gælder for alt, I selv regner på. Businesscases regnes som differenser mellem to kørsler. Balancetal vises pr. marked og pr. produkt. Og modellens balancetal er en øvre grænse, ikke en prognose. Reglerne er forklaret i kapitel 2, og kapitel 6 viser, hvorfor de er nødvendige.</w:t>
      </w:r>
    </w:p>
    <w:p>
      <w:pPr/>
      <w:r>
        <w:t xml:space="preserve">Tak til </w:t>
      </w:r>
      <w:del w:id="9011" w:author="Claude" w:date="2026-10-15T14:38:52Z">
        <w:r>
          <w:delText xml:space="preserve">Billund Fjernvarme</w:delText>
        </w:r>
      </w:del>
      <w:ins w:id="9012" w:author="Claude" w:date="2026-10-15T14:38:52Z">
        <w:r>
          <w:t xml:space="preserve">Billund Varme</w:t>
        </w:r>
      </w:ins>
      <w:r>
        <w:t xml:space="preserve"> for data, tålmodighed og kritiske spørgsmål. Billunds realiserede tal vises kun som måneds- og periodetal.</w:t>
      </w:r>
    </w:p>
    <w:p>
      <w:pPr/>
      <w:r>
        <w:t xml:space="preserve">Rapporten er skrevet af Claude (Anthropic) med input fra mig, på grundlag af modelkørsler, Billunds afregning og projektets statusnotater.</w:t>
      </w:r>
    </w:p>
    <w:p>
      <w:pPr/>
      <w:r>
        <w:t xml:space="preserve">Steen Kramer Jensen, Dansk Fjernvarme</w:t>
      </w:r>
    </w:p>
    <w:bookmarkEnd w:id="22"/>
    <w:bookmarkStart w:id="23" w:name="sammenfatning"/>
    <w:p>
      <w:pPr>
        <w:pStyle w:val="Overskrift1"/>
      </w:pPr>
      <w:r>
        <w:t xml:space="preserve">Sammenfatning</w:t>
      </w:r>
    </w:p>
    <w:p>
      <w:pPr/>
      <w:r>
        <w:rPr>
          <w:bCs/>
          <w:b/>
        </w:rPr>
        <w:t xml:space="preserve">Modellen.</w:t>
      </w:r>
      <w:r>
        <w:t xml:space="preserve"> En åben MILP-driftsmodel (Python, Linopy, HiGHS), der dispatcher alle produktionsenheder og tanke time for time mod spotprisen og byder el-forbrugende enheders fleksibilitet ind i aFRR og mFRR. Den kører fra to offentlige repositorier uden API-nøgler, og et værk kan bygge sin egen case fra et regneark.</w:t>
      </w:r>
    </w:p>
    <w:p>
      <w:pPr/>
      <w:r>
        <w:rPr>
          <w:bCs/>
          <w:b/>
        </w:rPr>
        <w:t xml:space="preserve">Tanken hos Billund.</w:t>
      </w:r>
      <w:del w:id="9013" w:author="Claude" w:date="2026-10-15T14:38:52Z">
        <w:r>
          <w:delText xml:space="preserve"> På det rullende år juli 2025–juni 2026 er Billunds tank på 14.000 m³ 5,0 mio. kr. værd på ren spotarbitrage, og omtrent det samme med balancemarkedet åbent. De første 4.000 m³ fanger 83 % af spotværdien.</w:delText>
        </w:r>
      </w:del>
      <w:ins w:id="9014" w:author="Claude" w:date="2026-10-15T14:38:52Z">
        <w:r>
          <w:t xml:space="preserve"> Med anlægget i dag (varmepumpe, to elkedler, 47,52 MW prækvalificeret til balancemarkedet og en nettilslutning på 33 MW) er Billunds tank på 14.000 m³ 5,4 mio. kr. om året værd på ren spotarbitrage og 8,0–8,7 mio. kr. med balancemarkedet åbent. Byder værket hele prækvalifikationen ind med en realistisk budstrategi, er tanken 11–12 mio. kr. værd, og en fast melding kan slet ikke holdes uden tank. Den ekstra værdi kommer af, at varmen fra de reserverede enheder skal kunne afsættes, også når buddet ikke aktiveres. De første 4.000 m³ fanger 79 % af spotværdien og ca. 90 % af værdien med balancemarkedet.</w:t>
        </w:r>
      </w:ins>
    </w:p>
    <w:p>
      <w:pPr/>
      <w:r>
        <w:rPr>
          <w:bCs/>
          <w:b/>
        </w:rPr>
        <w:t xml:space="preserve">Balancemarkedet hos Billund.</w:t>
      </w:r>
      <w:del w:id="9015" w:author="Claude" w:date="2026-10-15T14:38:52Z">
        <w:r>
          <w:delText xml:space="preserve"> Balancemarkedet sænker driftsomkostningen med 6,7 mio. kr. på det rullende år, med og uden tank. Tallet er en øvre grænse for den konfiguration, modellen kender (afsnit 3.1 og 4.2), og det skal læses med forbeholdene i kapitel 5 og 7. I denne konfiguration er tanken ikke forudsætningen for balancemarkedet, sådan som v3 konkluderede.</w:delText>
        </w:r>
      </w:del>
      <w:ins w:id="9016" w:author="Claude" w:date="2026-10-15T14:38:52Z">
        <w:r>
          <w:t xml:space="preserve"> Med tank sænker balancemarkedet driftsomkostningen med 19,2 mio. kr. i det faktiske marked juli 2025–juni 2026 og 13,8 mio. kr., hvis balancepriserne havde ligget på 2026-niveau hele året. Det er en øvre grænse, hvor modellen kender aktiveringen på forhånd. Med en realistisk budstrategi, hvor aktiveringen forudsiges og afregnes bagefter, er værdien 1,9–12,0 mio. kr., afhængigt af hvor meget værket byder og hvilket marked der regnes i. Med samme mængde som den øvre grænse falder værdien med 50–60 % (afsnit 4.5). Et balancetal skal altid stå sammen med den budstrategi, det er regnet med.</w:t>
        </w:r>
      </w:ins>
    </w:p>
    <w:p>
      <w:pPr>
        <w:rPr>
          <w:del w:id="9020" w:author="Claude" w:date="2026-10-15T14:38:52Z"/>
        </w:rPr>
      </w:pPr>
      <w:del w:id="9021" w:author="Claude" w:date="2026-10-15T14:38:52Z">
        <w:r>
          <w:rPr>
            <w:bCs/>
            <w:b/>
          </w:rPr>
          <w:delText xml:space="preserve">Billund i dag (fiktivt scenarie).</w:delText>
        </w:r>
      </w:del>
      <w:del w:id="9022" w:author="Claude" w:date="2026-10-15T14:38:52Z">
        <w:r>
          <w:delText xml:space="preserve"> Med den nye elkedel og varmepumpen i balancemarkedet hele året er tanken 5.703.106 kr. værd på spotmarkedet. Balancemarkedet er 7.933.793 kr. værd ved 17,52 MW i det faktiske marked og 5.807.546 kr., hvis balancepriserne havde ligget på 2026-niveau hele året. En prækvalifikation på 47,52 MW kan flere end fordoble det, men det tal er det mest usikre i rapporten (afsnit 4.5).</w:delText>
        </w:r>
      </w:del>
    </w:p>
    <w:p>
      <w:pPr>
        <w:rPr>
          <w:ins w:id="9017" w:author="Claude" w:date="2026-10-15T14:38:52Z"/>
        </w:rPr>
      </w:pPr>
      <w:ins w:id="9018" w:author="Claude" w:date="2026-10-15T14:38:52Z">
        <w:r>
          <w:rPr>
            <w:b/>
            <w:bCs/>
          </w:rPr>
          <w:t xml:space="preserve">Anlægget i marts–juni 2026.</w:t>
        </w:r>
      </w:ins>
      <w:ins w:id="9019" w:author="Claude" w:date="2026-10-15T14:38:52Z">
        <w:r>
          <w:t xml:space="preserve"> Med anlægget, som det kørte, mens modellen blev valideret (17,52 MW prækvalificeret og små bud), var tanken lige meget værd med og uden balancemarked, ca. 5 mio. kr. Den første udgave af v4 konkluderede derfor, at tanken ikke var forudsætningen for balancemarkedet. Det gælder ikke for anlægget i dag. Når den nye elkedel og fuld prækvalifikation er med, er tanken det.</w:t>
        </w:r>
      </w:ins>
    </w:p>
    <w:p>
      <w:pPr/>
      <w:r>
        <w:rPr>
          <w:bCs/>
          <w:b/>
        </w:rPr>
        <w:t xml:space="preserve">Validering.</w:t>
      </w:r>
      <w:r>
        <w:t xml:space="preserve"> I marts–juni 2026 lå modellen 21 % over Billunds realiserede balanceindtægt på forbrugssiden: aFRR 108 %, mFRR 132 %. aFRR rammer pænt både på kapacitet og aktivering. mFRR-kapaciteten ligger 39 % for højt, fordi modellen kender kapacitetsprisen på forhånd og samler reservationen i få, dyre timer. Kalibreringen gælder kun marts–juni 2026 og kun med Billunds egen reservation som loft.</w:t>
      </w:r>
    </w:p>
    <w:p>
      <w:pPr/>
      <w:r>
        <w:rPr>
          <w:bCs/>
          <w:b/>
        </w:rPr>
        <w:t xml:space="preserve">Markedet skiftede.</w:t>
      </w:r>
      <w:r>
        <w:t xml:space="preserve"> Billund realiserede 13,8 mio. kr. på forbrugssidens opregulering i 2. halvår 2025 og 3,2 mio. kr. i marts–juni 2026. Månederne faldt fra 4,7 mio. kr. i september 2025 til 0,3–1,3 mio. kr. i foråret 2026. Tal fra 2025 kan ikke bruges om 2026.</w:t>
      </w:r>
    </w:p>
    <w:p>
      <w:pPr/>
      <w:r>
        <w:rPr>
          <w:bCs/>
          <w:b/>
        </w:rPr>
        <w:t xml:space="preserve">Hvad vi troede i maj.</w:t>
      </w:r>
      <w:r>
        <w:t xml:space="preserve"> Rapport v3 viste ca. 19 mio. kr. om året for tank og balancemarked. Det var et modeltal fra en metode, der ikke var valideret. Kapitel 6 viser, hvad der ændrede sig, og hvorfor det er rapportens vigtigste lektion.</w:t>
      </w:r>
    </w:p>
    <w:p>
      <w:pPr/>
      <w:r>
        <w:rPr>
          <w:bCs/>
          <w:b/>
        </w:rPr>
        <w:t xml:space="preserve">Hvad modellen ikke kan.</w:t>
      </w:r>
      <w:r>
        <w:t xml:space="preserve"> Den kender spotprisen på forhånd, den medregner ikke gasmotorernes balanceindtægt eller nedregulering, og Spor B forudsiger ikke. Den kan ikke planlægge driften fremad endnu.</w:t>
      </w:r>
    </w:p>
    <w:p>
      <w:r>
        <w:br w:type="page"/>
      </w:r>
    </w:p>
    <w:bookmarkEnd w:id="23"/>
    <w:bookmarkStart w:id="24" w:name="hvad-modellen-er"/>
    <w:p>
      <w:pPr>
        <w:pStyle w:val="Overskrift1"/>
      </w:pPr>
      <w:r>
        <w:t xml:space="preserve">1. Hvad modellen er</w:t>
      </w:r>
    </w:p>
    <w:p>
      <w:pPr/>
      <w:r>
        <w:t xml:space="preserve">Modellen er en tidsopløst økonomisk optimering af et fjernvarmeværk over en valgt periode, typisk et helt år. For hver time vælger den samtidig, hvilke enheder der producerer og på hvilken last, om tanken skal lades eller aflades, og hvor meget op-reguleringskapacitet varmepumper og elkedler byder ind i aFRR og mFRR. Varmebehovet skal dækkes i hver time. Løseren finder den drift, der giver den laveste samlede omkostning: brændsel, el, tariffer, afgifter og startomkostninger, fratrukket elsalg fra kraftvarme og betaling fra balancemarkederne.</w:t>
      </w:r>
    </w:p>
    <w:p>
      <w:pPr/>
      <w:r>
        <w:t xml:space="preserve">Det er et blandet heltalsproblem (MILP), fordi nogle enheder har minimumslast, minimumsdriftstid og startomkostninger, som kræver tænd/sluk-variable. Det løses med den åbne solver HiGHS. Et vindue på knap to uger løser på sekunder. Et helt år tager fra et halvt minut til et kvarter, afhængigt af hvor mange enheder der har start/stop.</w:t>
      </w:r>
    </w:p>
    <w:p>
      <w:pPr/>
      <w:r>
        <w:t xml:space="preserve">Tre egenskaber skal I kende, før I læser et eneste tal fra modellen:</w:t>
      </w:r>
    </w:p>
    <w:p>
      <w:pPr>
        <w:pStyle w:val="Opstilling-punkttegn"/>
      </w:pPr>
      <w:r>
        <w:rPr>
          <w:bCs/>
          <w:b/>
        </w:rPr>
        <w:t xml:space="preserve">Den kender fremtiden.</w:t>
      </w:r>
      <w:r>
        <w:t xml:space="preserve"> Modellen ser hele periodens spotpriser, vejr og balancepriser på én gang. Den regner, hvad driften </w:t>
      </w:r>
      <w:r>
        <w:rPr>
          <w:iCs/>
          <w:i/>
        </w:rPr>
        <w:t xml:space="preserve">burde</w:t>
      </w:r>
      <w:r>
        <w:t xml:space="preserve"> have været, ikke hvad man kunne have planlagt. Det gør absolutte tal for høje, og mest for balancemarkedet.</w:t>
      </w:r>
    </w:p>
    <w:p>
      <w:pPr>
        <w:pStyle w:val="Opstilling-punkttegn"/>
      </w:pPr>
      <w:r>
        <w:rPr>
          <w:bCs/>
          <w:b/>
        </w:rPr>
        <w:t xml:space="preserve">Den er så god som sine data.</w:t>
      </w:r>
      <w:r>
        <w:t xml:space="preserve"> Alle antagelser om anlægget står i en tekstfil (YAML), som I kan læse og rette. Modellen producerer altid et resultat, også når en antagelse er forkert.</w:t>
      </w:r>
    </w:p>
    <w:p>
      <w:pPr>
        <w:pStyle w:val="Opstilling-punkttegn"/>
      </w:pPr>
      <w:r>
        <w:rPr>
          <w:bCs/>
          <w:b/>
        </w:rPr>
        <w:t xml:space="preserve">Den er bygget til differenser.</w:t>
      </w:r>
      <w:r>
        <w:t xml:space="preserve"> Spørgsmålet “hvad er tanken værd” besvares ved at køre med og uden tank og trække fra. Fejl, der rammer begge kørsler ens, går ud.</w:t>
      </w:r>
    </w:p>
    <w:bookmarkEnd w:id="24"/>
    <w:bookmarkStart w:id="29" w:name="metoden"/>
    <w:p>
      <w:pPr>
        <w:pStyle w:val="Overskrift1"/>
      </w:pPr>
      <w:r>
        <w:t xml:space="preserve">2. Metoden</w:t>
      </w:r>
    </w:p>
    <w:bookmarkStart w:id="25" w:name="hvad-der-indgår"/>
    <w:p>
      <w:pPr>
        <w:pStyle w:val="Overskrift2"/>
      </w:pPr>
      <w:r>
        <w:t xml:space="preserve">2.1 Hvad der indgår</w:t>
      </w:r>
    </w:p>
    <w:p>
      <w:pPr/>
      <w:r>
        <w:rPr>
          <w:bCs/>
          <w:b/>
        </w:rPr>
        <w:t xml:space="preserve">Enheder.</w:t>
      </w:r>
      <w:r>
        <w:t xml:space="preserve"> Syv enhedstyper: varmepumpe, elkedel, biomassekedel (halm, flis eller træpiller), gaskedel, gasmotor (kraftvarme), solvarme og overskudsvarme. Hver enhed har kapacitet, virkningsgrad, brændsel, drifts- og vedligeholdelsesomkostning og eventuelt minimumslast, minimumsdriftstid og startomkostning.</w:t>
      </w:r>
    </w:p>
    <w:p>
      <w:pPr/>
      <w:r>
        <w:rPr>
          <w:bCs/>
          <w:b/>
        </w:rPr>
        <w:t xml:space="preserve">Varmepumper</w:t>
      </w:r>
      <w:r>
        <w:t xml:space="preserve"> beskrives med en målt ydelsestabel: varme og eloptag ved fuld last ved tre eller flere udetemperaturer. Varmeloftet følger dermed udetemperaturen time for time. Den gamle lineære COP-kurve findes stadig, men giver størst eloptag i frost, det omvendte af en luft/vand-varmepumpe.</w:t>
      </w:r>
    </w:p>
    <w:p>
      <w:pPr/>
      <w:r>
        <w:rPr>
          <w:bCs/>
          <w:b/>
        </w:rPr>
        <w:t xml:space="preserve">Tanke</w:t>
      </w:r>
      <w:r>
        <w:t xml:space="preserve"> har volumen, temperaturdifferens, lade- og afladeeffekt og starttilstand. Tanken skal ende, hvor den startede, så perioden ikke tærer på et lager, den ikke har betalt for.</w:t>
      </w:r>
    </w:p>
    <w:p>
      <w:pPr/>
      <w:r>
        <w:rPr>
          <w:bCs/>
          <w:b/>
        </w:rPr>
        <w:t xml:space="preserve">Varmelast.</w:t>
      </w:r>
      <w:r>
        <w:t xml:space="preserve"> Helst målt: timeværdier ab værk fra værkets egne data. Ellers syntetiseres den af DMI-temperaturen med en model for graddagsafhængigt forbrug, brugsvand og nettab, kalibreret mod værkets årsproduktion.</w:t>
      </w:r>
    </w:p>
    <w:p>
      <w:pPr/>
      <w:r>
        <w:rPr>
          <w:bCs/>
          <w:b/>
        </w:rPr>
        <w:t xml:space="preserve">El.</w:t>
      </w:r>
      <w:r>
        <w:t xml:space="preserve"> Spotprisen time for time (kvarterpriser fra 1. oktober 2025), nettarif pr. tidsbånd og sæson, elafgift og faste tarifled.</w:t>
      </w:r>
    </w:p>
    <w:p>
      <w:pPr/>
      <w:r>
        <w:rPr>
          <w:bCs/>
          <w:b/>
        </w:rPr>
        <w:t xml:space="preserve">Data</w:t>
      </w:r>
      <w:r>
        <w:t xml:space="preserve"> hentes fra repositoriet </w:t>
      </w:r>
      <w:r>
        <w:rPr>
          <w:rStyle w:val="VerbatimChar"/>
        </w:rPr>
        <w:t xml:space="preserve">df-data</w:t>
      </w:r>
      <w:r>
        <w:t xml:space="preserve">, som opdateres hver mandag: spotpriser, aFRR, mFRR-kapacitet, mFRR-aktivering, ubalancepriser og DMI-observationer for fire områder (Fyn, Vestkysten, Karup og Sjælland/Ringsted). Valget af DMI-område alene kan flytte en årsomkostning med nogle procent.</w:t>
      </w:r>
    </w:p>
    <w:bookmarkEnd w:id="25"/>
    <w:bookmarkStart w:id="26" w:name="balancemarkedet"/>
    <w:p>
      <w:pPr>
        <w:pStyle w:val="Overskrift2"/>
      </w:pPr>
      <w:r>
        <w:t xml:space="preserve">2.2 Balancemarkedet</w:t>
      </w:r>
    </w:p>
    <w:p>
      <w:pPr/>
      <w:r>
        <w:t xml:space="preserve">Modellen byder kun op-regulering fra el-forbrugende enheder: en varmepumpe eller elkedel, der kører, kan stoppe forbruget, hvis den kaldes. For hver enhed og time er der et bud på aFRR og et på mFRR i MW el. </w:t>
      </w:r>
      <w:del w:id="9023" w:author="Claude" w:date="2026-10-15T14:38:52Z">
        <w:r>
          <w:delText xml:space="preserve">Tre ting begrænser buddene:</w:delText>
        </w:r>
      </w:del>
      <w:ins w:id="9024" w:author="Claude" w:date="2026-10-15T14:38:52Z">
        <w:r>
          <w:t xml:space="preserve">Fem ting begrænser buddene:</w:t>
        </w:r>
      </w:ins>
    </w:p>
    <w:p>
      <w:pPr>
        <w:pStyle w:val="Opstilling-punkttegn"/>
      </w:pPr>
      <w:r>
        <w:rPr>
          <w:bCs/>
          <w:b/>
        </w:rPr>
        <w:t xml:space="preserve">Footroom.</w:t>
      </w:r>
      <w:r>
        <w:t xml:space="preserve"> Enheden skal faktisk køre så meget, at den kan stoppe det, den har budt. Det kobler reservationen til varmedriften og dermed til tanken.</w:t>
      </w:r>
    </w:p>
    <w:p>
      <w:pPr>
        <w:pStyle w:val="Opstilling-punkttegn"/>
      </w:pPr>
      <w:r>
        <w:rPr>
          <w:bCs/>
          <w:b/>
        </w:rPr>
        <w:t xml:space="preserve">Lofter.</w:t>
      </w:r>
      <w:r>
        <w:t xml:space="preserve"> Værkets prækvalifikation pr. enhed og samlet. For Billund er det 5,52 MW på varmepumpen</w:t>
      </w:r>
      <w:del w:id="9025" w:author="Claude" w:date="2026-10-15T14:38:52Z">
        <w:r>
          <w:delText xml:space="preserve"> og 17,52 MW i alt.</w:delText>
        </w:r>
      </w:del>
      <w:ins w:id="9026" w:author="Claude" w:date="2026-10-15T14:38:52Z">
        <w:r>
          <w:t xml:space="preserve"> og i alt 17,52 MW i marts–juni 2026 og 47,52 MW i dag med den nye elkedel.</w:t>
        </w:r>
      </w:ins>
    </w:p>
    <w:p>
      <w:pPr>
        <w:pStyle w:val="Opstilling-punkttegn"/>
      </w:pPr>
      <w:r>
        <w:rPr>
          <w:bCs/>
          <w:b/>
        </w:rPr>
        <w:t xml:space="preserve">Tilgængelighed.</w:t>
      </w:r>
      <w:r>
        <w:t xml:space="preserve"> Et loft over den reserverede mængde pr. marked og måned. Det bruges i Spor B (nedenfor).</w:t>
      </w:r>
    </w:p>
    <w:p>
      <w:pPr>
        <w:pStyle w:val="Opstilling-punkttegn"/>
        <w:rPr>
          <w:ins w:id="9027" w:author="Claude" w:date="2026-10-15T14:38:52Z"/>
        </w:rPr>
      </w:pPr>
      <w:ins w:id="9028" w:author="Claude" w:date="2026-10-15T14:38:52Z">
        <w:r>
          <w:rPr>
            <w:b/>
            <w:bCs/>
          </w:rPr>
          <w:t xml:space="preserve">Nettilslutning.</w:t>
        </w:r>
      </w:ins>
      <w:ins w:id="9029" w:author="Claude" w:date="2026-10-15T14:38:52Z">
        <w:r>
          <w:t xml:space="preserve"> Et loft over værkets samlede eloptag fra varmepumper og elkedler pr. time. For Billund er det 33 MW. Loftet gælder driften, og gennem footroom begrænser det dermed også, hvad der kan reserveres.</w:t>
        </w:r>
      </w:ins>
    </w:p>
    <w:p>
      <w:pPr>
        <w:pStyle w:val="Opstilling-punkttegn"/>
        <w:rPr>
          <w:ins w:id="9030" w:author="Claude" w:date="2026-10-15T14:38:52Z"/>
        </w:rPr>
      </w:pPr>
      <w:ins w:id="9031" w:author="Claude" w:date="2026-10-15T14:38:52Z">
        <w:r>
          <w:rPr>
            <w:b/>
            <w:bCs/>
          </w:rPr>
          <w:t xml:space="preserve">Drift uden aktivering.</w:t>
        </w:r>
      </w:ins>
      <w:ins w:id="9032" w:author="Claude" w:date="2026-10-15T14:38:52Z">
        <w:r>
          <w:t xml:space="preserve"> Driften skal også holde, hvis buddet ikke aktiveres: varmen fra de reserverede enheder skal kunne afsættes i nettet eller lægges i tanken. Modellen regner derfor en ekstra plan uden aktivering med de samme start/stop-beslutninger og den samme reservation. Planen er en betingelse, ikke en omkostning; målet regnes stadig på den forventede aktivering. Det er sådan, værkerne planlægger i dag, og det er standard i modellen fra 15. oktober 2026 (robust reservation).</w:t>
        </w:r>
      </w:ins>
    </w:p>
    <w:p>
      <w:pPr/>
      <w:r>
        <w:rPr>
          <w:bCs/>
          <w:b/>
        </w:rPr>
        <w:t xml:space="preserve">Indtægten</w:t>
      </w:r>
      <w:r>
        <w:t xml:space="preserve"> består af kapacitetsbetaling for den reserverede MW og aktiveringsbetaling, når buddet kaldes. Aktiveringen regnes på kvarterniveau, så sammenhængen mellem aktivering og pris inden for timen fanges. Værdien af én MWh aktiveret op-regulering er aktiveringsprisen plus den forbrugsomkostning (spot, tarif, afgift), enheden sparer ved at stoppe. Hvor stor en andel af den reserverede effekt der aktiveres, kan sættes pr. marked: enten alt, hvor buddet ligger i merit, eller en andel, der følger systemets faktiske aktivering.</w:t>
      </w:r>
    </w:p>
    <w:p>
      <w:pPr/>
      <w:r>
        <w:rPr>
          <w:bCs/>
          <w:b/>
        </w:rPr>
        <w:t xml:space="preserve">To spor.</w:t>
      </w:r>
    </w:p>
    <w:p>
      <w:pPr>
        <w:pStyle w:val="Billedtekst"/>
      </w:pPr>
      <w:r>
        <w:t xml:space="preserve">Tabel 2.1. De to spor for balancemarkedet.</w:t>
      </w:r>
    </w:p>
    <w:tbl>
      <w:tblPr>
        <w:tblStyle w:val="Tabel-Gitter"/>
        <w:tblW w:w="5000" w:type="pct"/>
        <w:tblLook w:val="0020" w:firstRow="1" w:lastRow="0" w:firstColumn="0" w:lastColumn="0" w:noHBand="0" w:noVBand="0"/>
      </w:tblPr>
      <w:tblGrid>
        <w:gridCol w:w="2640"/>
        <w:gridCol w:w="2640"/>
        <w:gridCol w:w="2640"/>
      </w:tblGrid>
      <w:tr>
        <w:trPr>
          <w:tblHeader w:val="true"/>
        </w:trPr>
        <w:tc>
          <w:tcPr>
            <w:shd w:val="clear" w:color="auto" w:fill="D1E2E7"/>
          </w:tcPr>
          <w:p>
            <w:pPr>
              <w:spacing w:after="0" w:line="240" w:lineRule="auto"/>
            </w:pPr>
          </w:p>
        </w:tc>
        <w:tc>
          <w:tcPr>
            <w:shd w:val="clear" w:color="auto" w:fill="D1E2E7"/>
          </w:tcPr>
          <w:p>
            <w:pPr>
              <w:spacing w:after="0" w:line="240" w:lineRule="auto"/>
              <w:jc w:val="left"/>
            </w:pPr>
            <w:r>
              <w:rPr>
                <w:b/>
                <w:sz w:val="18"/>
                <w:szCs w:val="18"/>
              </w:rPr>
              <w:t xml:space="preserve">Spor A — normativ</w:t>
            </w:r>
          </w:p>
        </w:tc>
        <w:tc>
          <w:tcPr>
            <w:shd w:val="clear" w:color="auto" w:fill="D1E2E7"/>
          </w:tcPr>
          <w:p>
            <w:pPr>
              <w:spacing w:after="0" w:line="240" w:lineRule="auto"/>
              <w:jc w:val="left"/>
            </w:pPr>
            <w:r>
              <w:rPr>
                <w:b/>
                <w:sz w:val="18"/>
                <w:szCs w:val="18"/>
              </w:rPr>
              <w:t xml:space="preserve">Spor B — beskrivende</w:t>
            </w:r>
          </w:p>
        </w:tc>
      </w:tr>
      <w:tr>
        <w:tc>
          <w:tcPr/>
          <w:p>
            <w:pPr>
              <w:spacing w:after="0" w:line="240" w:lineRule="auto"/>
              <w:jc w:val="left"/>
            </w:pPr>
            <w:r>
              <w:rPr>
                <w:sz w:val="18"/>
                <w:szCs w:val="18"/>
              </w:rPr>
              <w:t xml:space="preserve">Spørgsmål</w:t>
            </w:r>
          </w:p>
        </w:tc>
        <w:tc>
          <w:tcPr/>
          <w:p>
            <w:pPr>
              <w:spacing w:after="0" w:line="240" w:lineRule="auto"/>
              <w:jc w:val="left"/>
            </w:pPr>
            <w:r>
              <w:rPr>
                <w:sz w:val="18"/>
                <w:szCs w:val="18"/>
              </w:rPr>
              <w:t xml:space="preserve">Hvad kunne værket tjene med fuld tilgængelighed?</w:t>
            </w:r>
          </w:p>
        </w:tc>
        <w:tc>
          <w:tcPr/>
          <w:p>
            <w:pPr>
              <w:spacing w:after="0" w:line="240" w:lineRule="auto"/>
              <w:jc w:val="left"/>
            </w:pPr>
            <w:r>
              <w:rPr>
                <w:sz w:val="18"/>
                <w:szCs w:val="18"/>
              </w:rPr>
              <w:t xml:space="preserve">Hvad gav modellen med den reservation, værket faktisk stillede?</w:t>
            </w:r>
          </w:p>
        </w:tc>
      </w:tr>
      <w:tr>
        <w:tc>
          <w:tcPr/>
          <w:p>
            <w:pPr>
              <w:spacing w:after="0" w:line="240" w:lineRule="auto"/>
              <w:jc w:val="left"/>
            </w:pPr>
            <w:r>
              <w:rPr>
                <w:sz w:val="18"/>
                <w:szCs w:val="18"/>
              </w:rPr>
              <w:t xml:space="preserve">Reservation</w:t>
            </w:r>
          </w:p>
        </w:tc>
        <w:tc>
          <w:tcPr/>
          <w:p>
            <w:pPr>
              <w:spacing w:after="0" w:line="240" w:lineRule="auto"/>
              <w:jc w:val="left"/>
            </w:pPr>
            <w:r>
              <w:rPr>
                <w:sz w:val="18"/>
                <w:szCs w:val="18"/>
              </w:rPr>
              <w:t xml:space="preserve">frit inden for lofterne og en kapacitetsprisgate</w:t>
            </w:r>
          </w:p>
        </w:tc>
        <w:tc>
          <w:tcPr/>
          <w:p>
            <w:pPr>
              <w:spacing w:after="0" w:line="240" w:lineRule="auto"/>
              <w:jc w:val="left"/>
            </w:pPr>
            <w:r>
              <w:rPr>
                <w:sz w:val="18"/>
                <w:szCs w:val="18"/>
              </w:rPr>
              <w:t xml:space="preserve">værkets reserverede mængde pr. marked og måned som loft</w:t>
            </w:r>
          </w:p>
        </w:tc>
      </w:tr>
      <w:tr>
        <w:tc>
          <w:tcPr/>
          <w:p>
            <w:pPr>
              <w:spacing w:after="0" w:line="240" w:lineRule="auto"/>
              <w:jc w:val="left"/>
            </w:pPr>
            <w:r>
              <w:rPr>
                <w:sz w:val="18"/>
                <w:szCs w:val="18"/>
              </w:rPr>
              <w:t xml:space="preserve">Brug</w:t>
            </w:r>
          </w:p>
        </w:tc>
        <w:tc>
          <w:tcPr/>
          <w:p>
            <w:pPr>
              <w:spacing w:after="0" w:line="240" w:lineRule="auto"/>
              <w:jc w:val="left"/>
            </w:pPr>
            <w:r>
              <w:rPr>
                <w:sz w:val="18"/>
                <w:szCs w:val="18"/>
              </w:rPr>
              <w:t xml:space="preserve">øvre grænse</w:t>
            </w:r>
          </w:p>
        </w:tc>
        <w:tc>
          <w:tcPr/>
          <w:p>
            <w:pPr>
              <w:spacing w:after="0" w:line="240" w:lineRule="auto"/>
              <w:jc w:val="left"/>
            </w:pPr>
            <w:r>
              <w:rPr>
                <w:sz w:val="18"/>
                <w:szCs w:val="18"/>
              </w:rPr>
              <w:t xml:space="preserve">validering mod afregning</w:t>
            </w:r>
          </w:p>
        </w:tc>
      </w:tr>
      <w:tr>
        <w:tc>
          <w:tcPr/>
          <w:p>
            <w:pPr>
              <w:spacing w:after="0" w:line="240" w:lineRule="auto"/>
              <w:jc w:val="left"/>
            </w:pPr>
            <w:r>
              <w:rPr>
                <w:sz w:val="18"/>
                <w:szCs w:val="18"/>
              </w:rPr>
              <w:t xml:space="preserve">Forudsiger</w:t>
            </w:r>
          </w:p>
        </w:tc>
        <w:tc>
          <w:tcPr/>
          <w:p>
            <w:pPr>
              <w:spacing w:after="0" w:line="240" w:lineRule="auto"/>
              <w:jc w:val="left"/>
            </w:pPr>
            <w:r>
              <w:rPr>
                <w:sz w:val="18"/>
                <w:szCs w:val="18"/>
              </w:rPr>
              <w:t xml:space="preserve">nej</w:t>
            </w:r>
          </w:p>
        </w:tc>
        <w:tc>
          <w:tcPr/>
          <w:p>
            <w:pPr>
              <w:spacing w:after="0" w:line="240" w:lineRule="auto"/>
              <w:jc w:val="left"/>
            </w:pPr>
            <w:r>
              <w:rPr>
                <w:sz w:val="18"/>
                <w:szCs w:val="18"/>
              </w:rPr>
              <w:t xml:space="preserve">nej</w:t>
            </w:r>
          </w:p>
        </w:tc>
      </w:tr>
    </w:tbl>
    <w:p>
      <w:pPr>
        <w:spacing w:after="60"/>
      </w:pPr>
    </w:p>
    <w:p>
      <w:pPr/>
      <w:r>
        <w:t xml:space="preserve">Spor B forudsiger ikke, fordi dets vigtigste input er værkets faktiske adfærd i samme periode. Uden loftet reserverer modellen 3–8 gange mere end Billund gjorde.</w:t>
      </w:r>
    </w:p>
    <w:bookmarkEnd w:id="26"/>
    <w:bookmarkStart w:id="27" w:name="differenser-og-solvergab"/>
    <w:p>
      <w:pPr>
        <w:pStyle w:val="Overskrift2"/>
      </w:pPr>
      <w:r>
        <w:t xml:space="preserve">2.3 Differenser og solvergab</w:t>
      </w:r>
    </w:p>
    <w:p>
      <w:pPr/>
      <w:r>
        <w:t xml:space="preserve">En businesscase er altid to kørsler, der er ens på nær én ting: med og uden tank, med og uden balancemarked, halmpris 205 eller 256 kr./MWh. Differensen er værdien. Det har to fordele. Systematiske fejl, som rammer begge kørsler ens, går ud. Og antagelser, der ikke er ændret, behøver ikke være rigtige for at differensen er brugbar, kun rimelige.</w:t>
      </w:r>
    </w:p>
    <w:p>
      <w:pPr/>
      <w:r>
        <w:t xml:space="preserve">Solveren stopper, når den har bevist, at løsningen ligger tæt på den bedst mulige. Standard er 0,5 %. Det er fint til absolutte tal, men på et objektiv omkring 20 mio. kr. er 0,5 % 100.000 kr., og en differens kan være mindre end det. Alle differenser i denne rapport er regnet med højst 0,1 % gab eller 1.000 kr., og det opnåede gab står i tabellerne.</w:t>
      </w:r>
    </w:p>
    <w:bookmarkEnd w:id="27"/>
    <w:bookmarkStart w:id="28" w:name="sådan-må-tallene-bruges"/>
    <w:p>
      <w:pPr>
        <w:pStyle w:val="Overskrift2"/>
      </w:pPr>
      <w:r>
        <w:t xml:space="preserve">2.4 Sådan må tallene bruges</w:t>
      </w:r>
    </w:p>
    <w:p>
      <w:pPr>
        <w:pStyle w:val="Opstilling-punkttegn"/>
      </w:pPr>
      <w:r>
        <w:rPr>
          <w:bCs/>
          <w:b/>
        </w:rPr>
        <w:t xml:space="preserve">Differenser frem for absolutte tal.</w:t>
      </w:r>
      <w:r>
        <w:t xml:space="preserve"> Et absolut balancetal fra modellen må ikke citeres alene.</w:t>
      </w:r>
    </w:p>
    <w:p>
      <w:pPr>
        <w:pStyle w:val="Opstilling-punkttegn"/>
      </w:pPr>
      <w:r>
        <w:rPr>
          <w:bCs/>
          <w:b/>
        </w:rPr>
        <w:t xml:space="preserve">Pr. marked og pr. produkt.</w:t>
      </w:r>
      <w:r>
        <w:t xml:space="preserve"> aFRR og mFRR, kapacitet og aktivering, hver for sig. Totalen har i dette projekt to gange skjult fejl, der udlignede hinanden.</w:t>
      </w:r>
    </w:p>
    <w:p>
      <w:pPr>
        <w:pStyle w:val="Opstilling-punkttegn"/>
      </w:pPr>
      <w:r>
        <w:rPr>
          <w:bCs/>
          <w:b/>
        </w:rPr>
        <w:t xml:space="preserve">Spor A er en øvre grænse.</w:t>
      </w:r>
      <w:r>
        <w:t xml:space="preserve"> Den bindende begrænsning for et værk er budadfærd og tilgængelighed, ikke optimeringen.</w:t>
      </w:r>
    </w:p>
    <w:p>
      <w:pPr/>
      <w:r>
        <w:t xml:space="preserve">Et modeltal gælder for en periode, under nogle antagelser, med en metode. Skifter en af de tre, skifter tallet.</w:t>
      </w:r>
    </w:p>
    <w:p>
      <w:r>
        <w:br w:type="page"/>
      </w:r>
    </w:p>
    <w:bookmarkEnd w:id="28"/>
    <w:bookmarkEnd w:id="29"/>
    <w:bookmarkStart w:id="32" w:name="billund-som-case"/>
    <w:p>
      <w:pPr>
        <w:pStyle w:val="Overskrift1"/>
      </w:pPr>
      <w:r>
        <w:t xml:space="preserve">3. Billund som case</w:t>
      </w:r>
    </w:p>
    <w:bookmarkStart w:id="30" w:name="anlægget"/>
    <w:p>
      <w:pPr>
        <w:pStyle w:val="Overskrift2"/>
      </w:pPr>
      <w:r>
        <w:t xml:space="preserve">3.1 Anlægget</w:t>
      </w:r>
    </w:p>
    <w:p>
      <w:pPr>
        <w:pStyle w:val="Billedtekst"/>
      </w:pPr>
      <w:r>
        <w:t xml:space="preserve">Tabel 3.1. Billunds anlæg, som det står i casen </w:t>
      </w:r>
      <w:del w:id="9033" w:author="Claude" w:date="2026-10-15T14:38:52Z">
        <w:r>
          <w:rPr>
            <w:rStyle w:val="VerbatimChar"/>
          </w:rPr>
          <w:delText xml:space="preserve">billund_sporA_rullende.yaml</w:delText>
        </w:r>
      </w:del>
      <w:ins w:id="9034" w:author="Claude" w:date="2026-10-15T14:38:52Z">
        <w:r>
          <w:rPr>
            <w:rStyle w:val="VerbatimChar"/>
          </w:rPr>
          <w:t xml:space="preserve">billund_idag.yaml</w:t>
        </w:r>
      </w:ins>
      <w:r>
        <w:t xml:space="preserve">.</w:t>
      </w:r>
    </w:p>
    <w:tbl>
      <w:tblPr>
        <w:tblStyle w:val="Tabel-Gitter"/>
        <w:tblW w:w="5000" w:type="pct"/>
        <w:tblLook w:val="0020" w:firstRow="1" w:lastRow="0" w:firstColumn="0" w:lastColumn="0" w:noHBand="0" w:noVBand="0"/>
      </w:tblPr>
      <w:tblGrid>
        <w:gridCol w:w="2640"/>
        <w:gridCol w:w="2640"/>
        <w:gridCol w:w="2640"/>
      </w:tblGrid>
      <w:tr>
        <w:trPr>
          <w:tblHeader w:val="true"/>
        </w:trPr>
        <w:tc>
          <w:tcPr>
            <w:shd w:val="clear" w:color="auto" w:fill="D1E2E7"/>
          </w:tcPr>
          <w:p>
            <w:pPr>
              <w:spacing w:after="0" w:line="240" w:lineRule="auto"/>
              <w:jc w:val="left"/>
            </w:pPr>
            <w:r>
              <w:rPr>
                <w:b/>
                <w:sz w:val="18"/>
                <w:szCs w:val="18"/>
              </w:rPr>
              <w:t xml:space="preserve">Enhed</w:t>
            </w:r>
          </w:p>
        </w:tc>
        <w:tc>
          <w:tcPr>
            <w:shd w:val="clear" w:color="auto" w:fill="D1E2E7"/>
          </w:tcPr>
          <w:p>
            <w:pPr>
              <w:spacing w:after="0" w:line="240" w:lineRule="auto"/>
              <w:jc w:val="left"/>
            </w:pPr>
            <w:r>
              <w:rPr>
                <w:b/>
                <w:sz w:val="18"/>
                <w:szCs w:val="18"/>
              </w:rPr>
              <w:t xml:space="preserve">Varmeeffekt</w:t>
            </w:r>
          </w:p>
        </w:tc>
        <w:tc>
          <w:tcPr>
            <w:shd w:val="clear" w:color="auto" w:fill="D1E2E7"/>
          </w:tcPr>
          <w:p>
            <w:pPr>
              <w:spacing w:after="0" w:line="240" w:lineRule="auto"/>
              <w:jc w:val="left"/>
            </w:pPr>
            <w:r>
              <w:rPr>
                <w:b/>
                <w:sz w:val="18"/>
                <w:szCs w:val="18"/>
              </w:rPr>
              <w:t xml:space="preserve">I modellen</w:t>
            </w:r>
          </w:p>
        </w:tc>
      </w:tr>
      <w:tr>
        <w:tc>
          <w:tcPr/>
          <w:p>
            <w:pPr>
              <w:spacing w:after="0" w:line="240" w:lineRule="auto"/>
              <w:jc w:val="left"/>
            </w:pPr>
            <w:r>
              <w:rPr>
                <w:sz w:val="18"/>
                <w:szCs w:val="18"/>
              </w:rPr>
              <w:t xml:space="preserve">Luft/vand-varmepumpe</w:t>
            </w:r>
          </w:p>
        </w:tc>
        <w:tc>
          <w:tcPr/>
          <w:p>
            <w:pPr>
              <w:spacing w:after="0" w:line="240" w:lineRule="auto"/>
              <w:jc w:val="left"/>
            </w:pPr>
            <w:r>
              <w:rPr>
                <w:sz w:val="18"/>
                <w:szCs w:val="18"/>
              </w:rPr>
              <w:t xml:space="preserve">21 MW (ydelsestabel)</w:t>
            </w:r>
          </w:p>
        </w:tc>
        <w:tc>
          <w:tcPr/>
          <w:p>
            <w:pPr>
              <w:spacing w:after="0" w:line="240" w:lineRule="auto"/>
              <w:jc w:val="left"/>
            </w:pPr>
            <w:del w:id="9035" w:author="Claude" w:date="2026-10-15T14:38:52Z">
              <w:r>
                <w:rPr>
                  <w:sz w:val="18"/>
                  <w:szCs w:val="18"/>
                </w:rPr>
                <w:delText xml:space="preserve">målt ydelse; byder i balancemarkedet fra 1. marts 2026, højst 5,52 MW</w:delText>
              </w:r>
            </w:del>
            <w:ins w:id="9036" w:author="Claude" w:date="2026-10-15T14:38:52Z">
              <w:r>
                <w:rPr>
                  <w:sz w:val="18"/>
                  <w:szCs w:val="18"/>
                </w:rPr>
                <w:t xml:space="preserve">målt ydelse; byder i balancemarkedet, højst 5,52 MW</w:t>
              </w:r>
            </w:ins>
          </w:p>
        </w:tc>
      </w:tr>
      <w:tr>
        <w:tc>
          <w:tcPr/>
          <w:p>
            <w:pPr>
              <w:spacing w:after="0" w:line="240" w:lineRule="auto"/>
              <w:jc w:val="left"/>
            </w:pPr>
            <w:r>
              <w:rPr>
                <w:sz w:val="18"/>
                <w:szCs w:val="18"/>
              </w:rPr>
              <w:t xml:space="preserve">Elkedel (ældre)</w:t>
            </w:r>
          </w:p>
        </w:tc>
        <w:tc>
          <w:tcPr/>
          <w:p>
            <w:pPr>
              <w:spacing w:after="0" w:line="240" w:lineRule="auto"/>
              <w:jc w:val="left"/>
            </w:pPr>
            <w:r>
              <w:rPr>
                <w:sz w:val="18"/>
                <w:szCs w:val="18"/>
              </w:rPr>
              <w:t xml:space="preserve">12 MW</w:t>
            </w:r>
          </w:p>
        </w:tc>
        <w:tc>
          <w:tcPr/>
          <w:p>
            <w:pPr>
              <w:spacing w:after="0" w:line="240" w:lineRule="auto"/>
              <w:jc w:val="left"/>
            </w:pPr>
            <w:r>
              <w:rPr>
                <w:sz w:val="18"/>
                <w:szCs w:val="18"/>
              </w:rPr>
              <w:t xml:space="preserve">teknisk droslet; byder i balancemarkedet</w:t>
            </w:r>
          </w:p>
        </w:tc>
      </w:tr>
      <w:tr>
        <w:tc>
          <w:tcPr/>
          <w:p>
            <w:pPr>
              <w:spacing w:after="0" w:line="240" w:lineRule="auto"/>
              <w:jc w:val="left"/>
            </w:pPr>
            <w:r>
              <w:rPr>
                <w:sz w:val="18"/>
                <w:szCs w:val="18"/>
              </w:rPr>
              <w:t xml:space="preserve">Elkedel (ny)</w:t>
            </w:r>
          </w:p>
        </w:tc>
        <w:tc>
          <w:tcPr/>
          <w:p>
            <w:pPr>
              <w:spacing w:after="0" w:line="240" w:lineRule="auto"/>
              <w:jc w:val="left"/>
            </w:pPr>
            <w:r>
              <w:rPr>
                <w:sz w:val="18"/>
                <w:szCs w:val="18"/>
              </w:rPr>
              <w:t xml:space="preserve">30 MW</w:t>
            </w:r>
          </w:p>
        </w:tc>
        <w:tc>
          <w:tcPr/>
          <w:p>
            <w:pPr>
              <w:spacing w:after="0" w:line="240" w:lineRule="auto"/>
              <w:jc w:val="left"/>
            </w:pPr>
            <w:del w:id="9037" w:author="Claude" w:date="2026-10-15T14:38:52Z">
              <w:r>
                <w:rPr>
                  <w:sz w:val="18"/>
                  <w:szCs w:val="18"/>
                </w:rPr>
                <w:delText xml:space="preserve">ikke med: under indkøring januar–april 2026 [BEKRÆFT status i dag]</w:delText>
              </w:r>
            </w:del>
            <w:ins w:id="9038" w:author="Claude" w:date="2026-10-15T14:38:52Z">
              <w:r>
                <w:rPr>
                  <w:sz w:val="18"/>
                  <w:szCs w:val="18"/>
                </w:rPr>
                <w:t xml:space="preserve">i drift; byder i balancemarkedet</w:t>
              </w:r>
            </w:ins>
          </w:p>
        </w:tc>
      </w:tr>
      <w:tr>
        <w:tc>
          <w:tcPr/>
          <w:p>
            <w:pPr>
              <w:spacing w:after="0" w:line="240" w:lineRule="auto"/>
              <w:jc w:val="left"/>
            </w:pPr>
            <w:r>
              <w:rPr>
                <w:sz w:val="18"/>
                <w:szCs w:val="18"/>
              </w:rPr>
              <w:t xml:space="preserve">Fliskedel</w:t>
            </w:r>
          </w:p>
        </w:tc>
        <w:tc>
          <w:tcPr/>
          <w:p>
            <w:pPr>
              <w:spacing w:after="0" w:line="240" w:lineRule="auto"/>
              <w:jc w:val="left"/>
            </w:pPr>
            <w:r>
              <w:rPr>
                <w:sz w:val="18"/>
                <w:szCs w:val="18"/>
              </w:rPr>
              <w:t xml:space="preserve">7 MW</w:t>
            </w:r>
          </w:p>
        </w:tc>
        <w:tc>
          <w:tcPr/>
          <w:p>
            <w:pPr>
              <w:spacing w:after="0" w:line="240" w:lineRule="auto"/>
              <w:jc w:val="left"/>
            </w:pPr>
            <w:r>
              <w:rPr>
                <w:sz w:val="18"/>
                <w:szCs w:val="18"/>
              </w:rPr>
              <w:t xml:space="preserve">minimumslast 2,5 MW, minimumsdriftstid 168 timer</w:t>
            </w:r>
          </w:p>
        </w:tc>
      </w:tr>
      <w:tr>
        <w:tc>
          <w:tcPr/>
          <w:p>
            <w:pPr>
              <w:spacing w:after="0" w:line="240" w:lineRule="auto"/>
              <w:jc w:val="left"/>
            </w:pPr>
            <w:r>
              <w:rPr>
                <w:sz w:val="18"/>
                <w:szCs w:val="18"/>
              </w:rPr>
              <w:t xml:space="preserve">Halmkedel</w:t>
            </w:r>
          </w:p>
        </w:tc>
        <w:tc>
          <w:tcPr/>
          <w:p>
            <w:pPr>
              <w:spacing w:after="0" w:line="240" w:lineRule="auto"/>
              <w:jc w:val="left"/>
            </w:pPr>
            <w:r>
              <w:rPr>
                <w:sz w:val="18"/>
                <w:szCs w:val="18"/>
              </w:rPr>
              <w:t xml:space="preserve">12 MW</w:t>
            </w:r>
          </w:p>
        </w:tc>
        <w:tc>
          <w:tcPr/>
          <w:p>
            <w:pPr>
              <w:spacing w:after="0" w:line="240" w:lineRule="auto"/>
              <w:jc w:val="left"/>
            </w:pPr>
            <w:r>
              <w:rPr>
                <w:sz w:val="18"/>
                <w:szCs w:val="18"/>
              </w:rPr>
              <w:t xml:space="preserve">minimumslast 4 MW, minimumsdriftstid 4 timer</w:t>
            </w:r>
          </w:p>
        </w:tc>
      </w:tr>
      <w:tr>
        <w:tc>
          <w:tcPr/>
          <w:p>
            <w:pPr>
              <w:spacing w:after="0" w:line="240" w:lineRule="auto"/>
              <w:jc w:val="left"/>
            </w:pPr>
            <w:r>
              <w:rPr>
                <w:sz w:val="18"/>
                <w:szCs w:val="18"/>
              </w:rPr>
              <w:t xml:space="preserve">Gasmotor</w:t>
            </w:r>
          </w:p>
        </w:tc>
        <w:tc>
          <w:tcPr/>
          <w:p>
            <w:pPr>
              <w:spacing w:after="0" w:line="240" w:lineRule="auto"/>
              <w:jc w:val="left"/>
            </w:pPr>
            <w:r>
              <w:rPr>
                <w:sz w:val="18"/>
                <w:szCs w:val="18"/>
              </w:rPr>
              <w:t xml:space="preserve">2,8 MW varme</w:t>
            </w:r>
          </w:p>
        </w:tc>
        <w:tc>
          <w:tcPr/>
          <w:p>
            <w:pPr>
              <w:spacing w:after="0" w:line="240" w:lineRule="auto"/>
              <w:jc w:val="left"/>
            </w:pPr>
            <w:r>
              <w:rPr>
                <w:sz w:val="18"/>
                <w:szCs w:val="18"/>
              </w:rPr>
              <w:t xml:space="preserve">kraftvarme; byder ikke i balancemarkedet</w:t>
            </w:r>
          </w:p>
        </w:tc>
      </w:tr>
      <w:tr>
        <w:tc>
          <w:tcPr/>
          <w:p>
            <w:pPr>
              <w:spacing w:after="0" w:line="240" w:lineRule="auto"/>
              <w:jc w:val="left"/>
            </w:pPr>
            <w:r>
              <w:rPr>
                <w:sz w:val="18"/>
                <w:szCs w:val="18"/>
              </w:rPr>
              <w:t xml:space="preserve">Gaskedler</w:t>
            </w:r>
          </w:p>
        </w:tc>
        <w:tc>
          <w:tcPr/>
          <w:p>
            <w:pPr>
              <w:spacing w:after="0" w:line="240" w:lineRule="auto"/>
              <w:jc w:val="left"/>
            </w:pPr>
            <w:r>
              <w:rPr>
                <w:sz w:val="18"/>
                <w:szCs w:val="18"/>
              </w:rPr>
              <w:t xml:space="preserve">16,3 MW</w:t>
            </w:r>
          </w:p>
        </w:tc>
        <w:tc>
          <w:tcPr/>
          <w:p>
            <w:pPr>
              <w:spacing w:after="0" w:line="240" w:lineRule="auto"/>
              <w:jc w:val="left"/>
            </w:pPr>
            <w:r>
              <w:rPr>
                <w:sz w:val="18"/>
                <w:szCs w:val="18"/>
              </w:rPr>
              <w:t xml:space="preserve">reserve</w:t>
            </w:r>
          </w:p>
        </w:tc>
      </w:tr>
      <w:tr>
        <w:tc>
          <w:tcPr/>
          <w:p>
            <w:pPr>
              <w:spacing w:after="0" w:line="240" w:lineRule="auto"/>
              <w:jc w:val="left"/>
            </w:pPr>
            <w:r>
              <w:rPr>
                <w:sz w:val="18"/>
                <w:szCs w:val="18"/>
              </w:rPr>
              <w:t xml:space="preserve">Akkumuleringstank</w:t>
            </w:r>
          </w:p>
        </w:tc>
        <w:tc>
          <w:tcPr/>
          <w:p>
            <w:pPr>
              <w:spacing w:after="0" w:line="240" w:lineRule="auto"/>
              <w:jc w:val="left"/>
            </w:pPr>
            <w:r>
              <w:rPr>
                <w:sz w:val="18"/>
                <w:szCs w:val="18"/>
              </w:rPr>
              <w:t xml:space="preserve">14.000 m³</w:t>
            </w:r>
          </w:p>
        </w:tc>
        <w:tc>
          <w:tcPr/>
          <w:p>
            <w:pPr>
              <w:spacing w:after="0" w:line="240" w:lineRule="auto"/>
              <w:jc w:val="left"/>
            </w:pPr>
            <w:r>
              <w:rPr>
                <w:sz w:val="18"/>
                <w:szCs w:val="18"/>
              </w:rPr>
              <w:t xml:space="preserve">ΔT 40 K, 60 MW lade/aflade</w:t>
            </w:r>
          </w:p>
        </w:tc>
      </w:tr>
    </w:tbl>
    <w:p>
      <w:pPr>
        <w:spacing w:after="60"/>
      </w:pPr>
    </w:p>
    <w:p>
      <w:pPr>
        <w:rPr>
          <w:del w:id="9047" w:author="Claude" w:date="2026-10-15T14:38:52Z"/>
        </w:rPr>
      </w:pPr>
      <w:del w:id="9048" w:author="Claude" w:date="2026-10-15T14:38:52Z">
        <w:r>
          <w:delText xml:space="preserve">Konfigurationen beskriver anlægget, som det kørte i marts–juni 2026, hvor modellen er valideret. Den nye 30 MW elkedel er ikke med, og varmepumpen byder først i balancemarkedet fra 1. marts 2026, da indkøringen var færdig. På det rullende år betyder det, at modellens balancemarked i 2. halvår 2025 kun har den ældre elkedel at byde med. Det er en vigtig grund til, at modellens balancetal for 2025 ikke kan sættes op mod Billunds realiserede indtægt i samme periode.</w:delText>
        </w:r>
      </w:del>
    </w:p>
    <w:p>
      <w:pPr>
        <w:rPr>
          <w:ins w:id="9039" w:author="Claude" w:date="2026-10-15T14:38:52Z"/>
        </w:rPr>
      </w:pPr>
      <w:ins w:id="9040" w:author="Claude" w:date="2026-10-15T14:38:52Z">
        <w:r>
          <w:t xml:space="preserve">Kapitel 4 regner på anlægget, som det er i dag og forventes at køre i vinteren 2026/27. Den nye 30 MW elkedel er i drift, og alle tre el-enheder er prækvalificeret til balancemarkedet: 5,52 + 12 + 30 = 47,52 MW. Nettilslutningen tillader højst 33 MW el i alt. Begge biomassekedler starter slukket 1. juli 2025.</w:t>
        </w:r>
      </w:ins>
    </w:p>
    <w:p>
      <w:pPr>
        <w:rPr>
          <w:ins w:id="9041" w:author="Claude" w:date="2026-10-15T14:38:52Z"/>
        </w:rPr>
      </w:pPr>
      <w:ins w:id="9042" w:author="Claude" w:date="2026-10-15T14:38:52Z">
        <w:r>
          <w:t xml:space="preserve">Valideringen i kapitel 5 bruger anlægget, som det kørte i marts–juni 2026: uden den nye elkedel, med varmepumpen i balancemarkedet fra 1. marts 2026, da indkøringen var færdig, og med en prækvalifikation på 17,52 MW (casene </w:t>
        </w:r>
      </w:ins>
      <w:ins w:id="9043" w:author="Claude" w:date="2026-10-15T14:38:52Z">
        <w:r>
          <w:rPr>
            <w:rStyle w:val="VerbatimChar"/>
          </w:rPr>
          <w:t xml:space="preserve">billund_sporA.yaml</w:t>
        </w:r>
      </w:ins>
      <w:ins w:id="9044" w:author="Claude" w:date="2026-10-15T14:38:52Z">
        <w:r>
          <w:t xml:space="preserve"> og </w:t>
        </w:r>
      </w:ins>
      <w:ins w:id="9045" w:author="Claude" w:date="2026-10-15T14:38:52Z">
        <w:r>
          <w:rPr>
            <w:rStyle w:val="VerbatimChar"/>
          </w:rPr>
          <w:t xml:space="preserve">billund_sporB.yaml</w:t>
        </w:r>
      </w:ins>
      <w:ins w:id="9046" w:author="Claude" w:date="2026-10-15T14:38:52Z">
        <w:r>
          <w:t xml:space="preserve">). Anlægget i 2. halvår 2025 var mindre end anlægget i dag. Derfor kan modellens balancetal i kapitel 4 ikke sættes op mod Billunds realiserede indtægt i samme periode.</w:t>
        </w:r>
      </w:ins>
    </w:p>
    <w:bookmarkEnd w:id="30"/>
    <w:bookmarkStart w:id="31" w:name="data"/>
    <w:p>
      <w:pPr>
        <w:pStyle w:val="Overskrift2"/>
      </w:pPr>
      <w:r>
        <w:t xml:space="preserve">3.2 Data</w:t>
      </w:r>
    </w:p>
    <w:p>
      <w:pPr/>
      <w:r>
        <w:t xml:space="preserve">Varmelasten er målt ab værk og dækker 1. juli 2025–24. juni 2026; den sidste uge af juni er syntetiseret fra DMI-temperaturen. Det rullende år bruger DMI-området Karup, fordi Fyn mangler timer 1. januar og 28. februar–1. marts 2026. Balancevalideringen for marts–juni bruger Fyn, som passer bedst til Billunds varmelast. Priser på halm (205 kr./MWh brændsel), flis (196 kr./MWh) og gas (550 kr./MWh) står i casen med kilde; nettariffen er en fast marginal A-høj-sats på 128 kr./MWh, og elafgiften står til 4 kr./MWh.</w:t>
      </w:r>
    </w:p>
    <w:p>
      <w:pPr/>
      <w:r>
        <w:t xml:space="preserve">Vinduet juli 2025–juni 2026 er kursets faste år: det seneste hele år, og et år, der ligger efter Danmarks tilslutning til den europæiske aFRR-platform (PICASSO) i 2025.</w:t>
      </w:r>
    </w:p>
    <w:p>
      <w:r>
        <w:br w:type="page"/>
      </w:r>
    </w:p>
    <w:bookmarkEnd w:id="31"/>
    <w:bookmarkEnd w:id="32"/>
    <w:bookmarkStart w:id="44" w:name="tank-og-balancemarked-på-billund"/>
    <w:p>
      <w:pPr>
        <w:pStyle w:val="Overskrift1"/>
      </w:pPr>
      <w:r>
        <w:t xml:space="preserve">4. Tank og balancemarked på Billund</w:t>
      </w:r>
      <w:ins w:id="9049" w:author="Claude" w:date="2026-10-15T14:38:52Z">
        <w:r>
          <w:t xml:space="preserve"> i dag</w:t>
        </w:r>
      </w:ins>
    </w:p>
    <w:p>
      <w:pPr>
        <w:rPr>
          <w:ins w:id="9050" w:author="Claude" w:date="2026-10-15T14:38:52Z"/>
        </w:rPr>
      </w:pPr>
      <w:ins w:id="9051" w:author="Claude" w:date="2026-10-15T14:38:52Z">
        <w:r>
          <w:t xml:space="preserve">Kapitlet regner på Billunds anlæg, som det er i dag: varmepumpen, den ældre elkedel på 12 MW og den nye elkedel på 30 MW, alle tre prækvalificeret til balancemarkedet (47,52 MW), og en nettilslutning, der tillader højst 33 MW el i alt (afsnit 3.1). Casen er </w:t>
        </w:r>
      </w:ins>
      <w:ins w:id="9052" w:author="Claude" w:date="2026-10-15T14:38:52Z">
        <w:r>
          <w:rPr>
            <w:rStyle w:val="VerbatimChar"/>
          </w:rPr>
          <w:t xml:space="preserve">cases/billund_idag.yaml</w:t>
        </w:r>
      </w:ins>
      <w:ins w:id="9053" w:author="Claude" w:date="2026-10-15T14:38:52Z">
        <w:r>
          <w:t xml:space="preserve">.</w:t>
        </w:r>
      </w:ins>
    </w:p>
    <w:p>
      <w:pPr>
        <w:rPr>
          <w:ins w:id="9054" w:author="Claude" w:date="2026-10-15T14:38:52Z"/>
        </w:rPr>
      </w:pPr>
      <w:ins w:id="9055" w:author="Claude" w:date="2026-10-15T14:38:52Z">
        <w:r>
          <w:rPr>
            <w:b/>
            <w:bCs/>
          </w:rPr>
          <w:t xml:space="preserve">To markeder.</w:t>
        </w:r>
      </w:ins>
      <w:ins w:id="9056" w:author="Claude" w:date="2026-10-15T14:38:52Z">
        <w:r>
          <w:t xml:space="preserve"> Det </w:t>
        </w:r>
      </w:ins>
      <w:ins w:id="9057" w:author="Claude" w:date="2026-10-15T14:38:52Z">
        <w:r>
          <w:rPr>
            <w:b/>
            <w:bCs/>
          </w:rPr>
          <w:t xml:space="preserve">faktiske</w:t>
        </w:r>
      </w:ins>
      <w:ins w:id="9058" w:author="Claude" w:date="2026-10-15T14:38:52Z">
        <w:r>
          <w:t xml:space="preserve"> marked er juli 2025–juni 2026, som det var. Det </w:t>
        </w:r>
      </w:ins>
      <w:ins w:id="9059" w:author="Claude" w:date="2026-10-15T14:38:52Z">
        <w:r>
          <w:rPr>
            <w:b/>
            <w:bCs/>
          </w:rPr>
          <w:t xml:space="preserve">fiktive 2026-marked</w:t>
        </w:r>
      </w:ins>
      <w:ins w:id="9060" w:author="Claude" w:date="2026-10-15T14:38:52Z">
        <w:r>
          <w:t xml:space="preserve"> bruger samme spotpriser, vejr og varmelast, men balancepriserne i juli–december 2025 er skaleret, så hver måned har samme gennemsnit som januar–juni 2026. aFRR-kapacitetsprisen er ganget med 0,27–0,78, mFRR-kapacitetsprisen med 0,97–2,89, og aktiveringspriserne er skaleret på præmien over spot (aFRR 0,30–1,34, mFRR 0,43–0,88). Timingen inden for måneden og sammenhængen med spotprisen er bevaret, og mængderne er urørt. Januar–juni 2026 er uændret. Markedet bygges med </w:t>
        </w:r>
      </w:ins>
      <w:ins w:id="9061" w:author="Claude" w:date="2026-10-15T14:38:52Z">
        <w:r>
          <w:rPr>
            <w:rStyle w:val="VerbatimChar"/>
          </w:rPr>
          <w:t xml:space="preserve">scripts/fiktivt_balancemarked.py</w:t>
        </w:r>
      </w:ins>
      <w:ins w:id="9062" w:author="Claude" w:date="2026-10-15T14:38:52Z">
        <w:r>
          <w:t xml:space="preserve"> (doc/BALANCEMARKED.md). Det faktiske marked viser, hvad anlægget kunne have tjent det seneste år. 2026-markedet er et bedre bud på niveauet i vinter, fordi balancepriserne faldt markant fra 2025 til 2026 (afsnit 5.3).</w:t>
        </w:r>
      </w:ins>
    </w:p>
    <w:p>
      <w:pPr>
        <w:rPr>
          <w:ins w:id="9063" w:author="Claude" w:date="2026-10-15T14:38:52Z"/>
        </w:rPr>
      </w:pPr>
      <w:ins w:id="9064" w:author="Claude" w:date="2026-10-15T14:38:52Z">
        <w:r>
          <w:rPr>
            <w:b/>
            <w:bCs/>
          </w:rPr>
          <w:t xml:space="preserve">Øvre grænse og realistisk bud.</w:t>
        </w:r>
      </w:ins>
      <w:ins w:id="9065" w:author="Claude" w:date="2026-10-15T14:38:52Z">
        <w:r>
          <w:t xml:space="preserve"> Afsnit 4.1–4.4 er Spor A: balancemarkedet er åbent inden for prækvalifikationen og kapacitetsprisgatens blokke, modellen kender aktiveringen på forhånd, og al budt effekt i merit regnes som aktiveret. Det er en øvre grænse. Gatens blokke er skaleret op i samme forhold som prækvalifikationen, ellers binder blokkene før loftet. Afsnit 4.5 viser på referenceværket Andeby, hvor meget budstrategien betyder, når aktiveringen forudsiges og afregnes bagefter.</w:t>
        </w:r>
      </w:ins>
    </w:p>
    <w:p>
      <w:pPr>
        <w:pStyle w:val="Overskrift2"/>
        <w:rPr>
          <w:ins w:id="9066" w:author="Claude" w:date="2026-10-15T14:38:52Z"/>
        </w:rPr>
      </w:pPr>
      <w:ins w:id="9067" w:author="Claude" w:date="2026-10-15T14:38:52Z">
        <w:r>
          <w:t xml:space="preserve">4.1 Firkanten</w:t>
        </w:r>
      </w:ins>
    </w:p>
    <w:p>
      <w:pPr>
        <w:rPr>
          <w:ins w:id="9068" w:author="Claude" w:date="2026-10-15T14:38:52Z"/>
        </w:rPr>
      </w:pPr>
      <w:ins w:id="9069" w:author="Claude" w:date="2026-10-15T14:38:52Z">
        <w:r>
          <w:t xml:space="preserve">Seks kørsler på det rullende år, ens på nær tanken og markedet. Begge biomassekedler starter slukket 1. juli 2025 i alle kørsler (afsnit 4.4).</w:t>
        </w:r>
      </w:ins>
    </w:p>
    <w:p>
      <w:pPr>
        <w:pStyle w:val="Billedtekst"/>
        <w:rPr>
          <w:ins w:id="9070" w:author="Claude" w:date="2026-10-15T14:38:52Z"/>
        </w:rPr>
      </w:pPr>
      <w:ins w:id="9071" w:author="Claude" w:date="2026-10-15T14:38:52Z">
        <w:r>
          <w:t xml:space="preserve">Tabel 4.1. Billund i dag, samlet driftsomkostning juli 2025–juni 2026, kr. Spor A (øvre grænse). Opnået gab højst 0,1 %.</w:t>
        </w:r>
      </w:ins>
    </w:p>
    <w:tbl>
      <w:tblPr>
        <w:tblStyle w:val="Tabel-Gitter"/>
        <w:tblW w:w="5000" w:type="pct"/>
        <w:tblLook w:val="0020" w:firstRow="1" w:lastRow="0" w:firstColumn="0" w:lastColumn="0" w:noHBand="0" w:noVBand="0"/>
      </w:tblPr>
      <w:tblGrid>
        <w:gridCol w:w="3120"/>
        <w:gridCol w:w="1600"/>
        <w:gridCol w:w="1600"/>
        <w:gridCol w:w="1600"/>
      </w:tblGrid>
      <w:tr>
        <w:trPr>
          <w:tblHeader w:val="true"/>
          <w:ins w:id="9072" w:author="Claude" w:date="2026-10-15T14:38:52Z"/>
        </w:trPr>
        <w:tc>
          <w:tcPr>
            <w:shd w:val="clear" w:color="auto" w:fill="D1E2E7"/>
          </w:tcPr>
          <w:p>
            <w:pPr>
              <w:spacing w:after="0" w:line="240" w:lineRule="auto"/>
              <w:jc w:val="left"/>
              <w:rPr>
                <w:ins w:id="9073" w:author="Claude" w:date="2026-10-15T14:38:52Z"/>
              </w:rPr>
            </w:pPr>
          </w:p>
        </w:tc>
        <w:tc>
          <w:tcPr>
            <w:shd w:val="clear" w:color="auto" w:fill="D1E2E7"/>
          </w:tcPr>
          <w:p>
            <w:pPr>
              <w:spacing w:after="0" w:line="240" w:lineRule="auto"/>
              <w:jc w:val="right"/>
              <w:rPr>
                <w:ins w:id="9074" w:author="Claude" w:date="2026-10-15T14:38:52Z"/>
              </w:rPr>
            </w:pPr>
            <w:ins w:id="9075" w:author="Claude" w:date="2026-10-15T14:38:52Z">
              <w:r>
                <w:rPr>
                  <w:b/>
                  <w:bCs/>
                  <w:sz w:val="18"/>
                  <w:szCs w:val="18"/>
                </w:rPr>
                <w:t xml:space="preserve">Med tank</w:t>
              </w:r>
            </w:ins>
          </w:p>
        </w:tc>
        <w:tc>
          <w:tcPr>
            <w:shd w:val="clear" w:color="auto" w:fill="D1E2E7"/>
          </w:tcPr>
          <w:p>
            <w:pPr>
              <w:spacing w:after="0" w:line="240" w:lineRule="auto"/>
              <w:jc w:val="right"/>
              <w:rPr>
                <w:ins w:id="9076" w:author="Claude" w:date="2026-10-15T14:38:52Z"/>
              </w:rPr>
            </w:pPr>
            <w:ins w:id="9077" w:author="Claude" w:date="2026-10-15T14:38:52Z">
              <w:r>
                <w:rPr>
                  <w:b/>
                  <w:bCs/>
                  <w:sz w:val="18"/>
                  <w:szCs w:val="18"/>
                </w:rPr>
                <w:t xml:space="preserve">Uden tank</w:t>
              </w:r>
            </w:ins>
          </w:p>
        </w:tc>
        <w:tc>
          <w:tcPr>
            <w:shd w:val="clear" w:color="auto" w:fill="D1E2E7"/>
          </w:tcPr>
          <w:p>
            <w:pPr>
              <w:spacing w:after="0" w:line="240" w:lineRule="auto"/>
              <w:jc w:val="right"/>
              <w:rPr>
                <w:ins w:id="9078" w:author="Claude" w:date="2026-10-15T14:38:52Z"/>
              </w:rPr>
            </w:pPr>
            <w:ins w:id="9079" w:author="Claude" w:date="2026-10-15T14:38:52Z">
              <w:r>
                <w:rPr>
                  <w:b/>
                  <w:bCs/>
                  <w:sz w:val="18"/>
                  <w:szCs w:val="18"/>
                </w:rPr>
                <w:t xml:space="preserve">Tankens værdi</w:t>
              </w:r>
            </w:ins>
          </w:p>
        </w:tc>
      </w:tr>
      <w:tr>
        <w:trPr>
          <w:ins w:id="9080" w:author="Claude" w:date="2026-10-15T14:38:52Z"/>
        </w:trPr>
        <w:tc>
          <w:tcPr/>
          <w:p>
            <w:pPr>
              <w:spacing w:after="0" w:line="240" w:lineRule="auto"/>
              <w:jc w:val="left"/>
              <w:rPr>
                <w:ins w:id="9081" w:author="Claude" w:date="2026-10-15T14:38:52Z"/>
              </w:rPr>
            </w:pPr>
            <w:ins w:id="9082" w:author="Claude" w:date="2026-10-15T14:38:52Z">
              <w:r>
                <w:rPr>
                  <w:sz w:val="18"/>
                  <w:szCs w:val="18"/>
                </w:rPr>
                <w:t xml:space="preserve">Kun spotmarked</w:t>
              </w:r>
            </w:ins>
          </w:p>
        </w:tc>
        <w:tc>
          <w:tcPr/>
          <w:p>
            <w:pPr>
              <w:spacing w:after="0" w:line="240" w:lineRule="auto"/>
              <w:jc w:val="right"/>
              <w:rPr>
                <w:ins w:id="9083" w:author="Claude" w:date="2026-10-15T14:38:52Z"/>
              </w:rPr>
            </w:pPr>
            <w:ins w:id="9084" w:author="Claude" w:date="2026-10-15T14:38:52Z">
              <w:r>
                <w:rPr>
                  <w:sz w:val="18"/>
                  <w:szCs w:val="18"/>
                </w:rPr>
                <w:t xml:space="preserve">26.608.423</w:t>
              </w:r>
            </w:ins>
          </w:p>
        </w:tc>
        <w:tc>
          <w:tcPr/>
          <w:p>
            <w:pPr>
              <w:spacing w:after="0" w:line="240" w:lineRule="auto"/>
              <w:jc w:val="right"/>
              <w:rPr>
                <w:ins w:id="9085" w:author="Claude" w:date="2026-10-15T14:38:52Z"/>
              </w:rPr>
            </w:pPr>
            <w:ins w:id="9086" w:author="Claude" w:date="2026-10-15T14:38:52Z">
              <w:r>
                <w:rPr>
                  <w:sz w:val="18"/>
                  <w:szCs w:val="18"/>
                </w:rPr>
                <w:t xml:space="preserve">32.034.708</w:t>
              </w:r>
            </w:ins>
          </w:p>
        </w:tc>
        <w:tc>
          <w:tcPr/>
          <w:p>
            <w:pPr>
              <w:spacing w:after="0" w:line="240" w:lineRule="auto"/>
              <w:jc w:val="right"/>
              <w:rPr>
                <w:ins w:id="9087" w:author="Claude" w:date="2026-10-15T14:38:52Z"/>
              </w:rPr>
            </w:pPr>
            <w:ins w:id="9088" w:author="Claude" w:date="2026-10-15T14:38:52Z">
              <w:r>
                <w:rPr>
                  <w:b/>
                  <w:bCs/>
                  <w:sz w:val="18"/>
                  <w:szCs w:val="18"/>
                </w:rPr>
                <w:t xml:space="preserve">5.426.285</w:t>
              </w:r>
            </w:ins>
          </w:p>
        </w:tc>
      </w:tr>
      <w:tr>
        <w:trPr>
          <w:ins w:id="9089" w:author="Claude" w:date="2026-10-15T14:38:52Z"/>
        </w:trPr>
        <w:tc>
          <w:tcPr/>
          <w:p>
            <w:pPr>
              <w:spacing w:after="0" w:line="240" w:lineRule="auto"/>
              <w:jc w:val="left"/>
              <w:rPr>
                <w:ins w:id="9090" w:author="Claude" w:date="2026-10-15T14:38:52Z"/>
              </w:rPr>
            </w:pPr>
            <w:ins w:id="9091" w:author="Claude" w:date="2026-10-15T14:38:52Z">
              <w:r>
                <w:rPr>
                  <w:sz w:val="18"/>
                  <w:szCs w:val="18"/>
                </w:rPr>
                <w:t xml:space="preserve">Faktisk marked</w:t>
              </w:r>
            </w:ins>
          </w:p>
        </w:tc>
        <w:tc>
          <w:tcPr/>
          <w:p>
            <w:pPr>
              <w:spacing w:after="0" w:line="240" w:lineRule="auto"/>
              <w:jc w:val="right"/>
              <w:rPr>
                <w:ins w:id="9092" w:author="Claude" w:date="2026-10-15T14:38:52Z"/>
              </w:rPr>
            </w:pPr>
            <w:ins w:id="9093" w:author="Claude" w:date="2026-10-15T14:38:52Z">
              <w:r>
                <w:rPr>
                  <w:sz w:val="18"/>
                  <w:szCs w:val="18"/>
                </w:rPr>
                <w:t xml:space="preserve">7.392.252</w:t>
              </w:r>
            </w:ins>
          </w:p>
        </w:tc>
        <w:tc>
          <w:tcPr/>
          <w:p>
            <w:pPr>
              <w:spacing w:after="0" w:line="240" w:lineRule="auto"/>
              <w:jc w:val="right"/>
              <w:rPr>
                <w:ins w:id="9094" w:author="Claude" w:date="2026-10-15T14:38:52Z"/>
              </w:rPr>
            </w:pPr>
            <w:ins w:id="9095" w:author="Claude" w:date="2026-10-15T14:38:52Z">
              <w:r>
                <w:rPr>
                  <w:sz w:val="18"/>
                  <w:szCs w:val="18"/>
                </w:rPr>
                <w:t xml:space="preserve">16.095.247</w:t>
              </w:r>
            </w:ins>
          </w:p>
        </w:tc>
        <w:tc>
          <w:tcPr/>
          <w:p>
            <w:pPr>
              <w:spacing w:after="0" w:line="240" w:lineRule="auto"/>
              <w:jc w:val="right"/>
              <w:rPr>
                <w:ins w:id="9096" w:author="Claude" w:date="2026-10-15T14:38:52Z"/>
              </w:rPr>
            </w:pPr>
            <w:ins w:id="9097" w:author="Claude" w:date="2026-10-15T14:38:52Z">
              <w:r>
                <w:rPr>
                  <w:b/>
                  <w:bCs/>
                  <w:sz w:val="18"/>
                  <w:szCs w:val="18"/>
                </w:rPr>
                <w:t xml:space="preserve">8.702.995</w:t>
              </w:r>
            </w:ins>
          </w:p>
        </w:tc>
      </w:tr>
      <w:tr>
        <w:trPr>
          <w:ins w:id="9098" w:author="Claude" w:date="2026-10-15T14:38:52Z"/>
        </w:trPr>
        <w:tc>
          <w:tcPr/>
          <w:p>
            <w:pPr>
              <w:spacing w:after="0" w:line="240" w:lineRule="auto"/>
              <w:jc w:val="left"/>
              <w:rPr>
                <w:ins w:id="9099" w:author="Claude" w:date="2026-10-15T14:38:52Z"/>
              </w:rPr>
            </w:pPr>
            <w:ins w:id="9100" w:author="Claude" w:date="2026-10-15T14:38:52Z">
              <w:r>
                <w:rPr>
                  <w:sz w:val="18"/>
                  <w:szCs w:val="18"/>
                </w:rPr>
                <w:t xml:space="preserve">2026-marked</w:t>
              </w:r>
            </w:ins>
          </w:p>
        </w:tc>
        <w:tc>
          <w:tcPr/>
          <w:p>
            <w:pPr>
              <w:spacing w:after="0" w:line="240" w:lineRule="auto"/>
              <w:jc w:val="right"/>
              <w:rPr>
                <w:ins w:id="9101" w:author="Claude" w:date="2026-10-15T14:38:52Z"/>
              </w:rPr>
            </w:pPr>
            <w:ins w:id="9102" w:author="Claude" w:date="2026-10-15T14:38:52Z">
              <w:r>
                <w:rPr>
                  <w:sz w:val="18"/>
                  <w:szCs w:val="18"/>
                </w:rPr>
                <w:t xml:space="preserve">12.794.883</w:t>
              </w:r>
            </w:ins>
          </w:p>
        </w:tc>
        <w:tc>
          <w:tcPr/>
          <w:p>
            <w:pPr>
              <w:spacing w:after="0" w:line="240" w:lineRule="auto"/>
              <w:jc w:val="right"/>
              <w:rPr>
                <w:ins w:id="9103" w:author="Claude" w:date="2026-10-15T14:38:52Z"/>
              </w:rPr>
            </w:pPr>
            <w:ins w:id="9104" w:author="Claude" w:date="2026-10-15T14:38:52Z">
              <w:r>
                <w:rPr>
                  <w:sz w:val="18"/>
                  <w:szCs w:val="18"/>
                </w:rPr>
                <w:t xml:space="preserve">20.835.565</w:t>
              </w:r>
            </w:ins>
          </w:p>
        </w:tc>
        <w:tc>
          <w:tcPr/>
          <w:p>
            <w:pPr>
              <w:spacing w:after="0" w:line="240" w:lineRule="auto"/>
              <w:jc w:val="right"/>
              <w:rPr>
                <w:ins w:id="9105" w:author="Claude" w:date="2026-10-15T14:38:52Z"/>
              </w:rPr>
            </w:pPr>
            <w:ins w:id="9106" w:author="Claude" w:date="2026-10-15T14:38:52Z">
              <w:r>
                <w:rPr>
                  <w:b/>
                  <w:bCs/>
                  <w:sz w:val="18"/>
                  <w:szCs w:val="18"/>
                </w:rPr>
                <w:t xml:space="preserve">8.040.682</w:t>
              </w:r>
            </w:ins>
          </w:p>
        </w:tc>
      </w:tr>
      <w:tr>
        <w:trPr>
          <w:ins w:id="9107" w:author="Claude" w:date="2026-10-15T14:38:52Z"/>
        </w:trPr>
        <w:tc>
          <w:tcPr/>
          <w:p>
            <w:pPr>
              <w:spacing w:after="0" w:line="240" w:lineRule="auto"/>
              <w:jc w:val="left"/>
              <w:rPr>
                <w:ins w:id="9108" w:author="Claude" w:date="2026-10-15T14:38:52Z"/>
              </w:rPr>
            </w:pPr>
            <w:ins w:id="9109" w:author="Claude" w:date="2026-10-15T14:38:52Z">
              <w:r>
                <w:rPr>
                  <w:sz w:val="18"/>
                  <w:szCs w:val="18"/>
                </w:rPr>
                <w:t xml:space="preserve">Balancemarkedets værdi, faktisk marked</w:t>
              </w:r>
            </w:ins>
          </w:p>
        </w:tc>
        <w:tc>
          <w:tcPr/>
          <w:p>
            <w:pPr>
              <w:spacing w:after="0" w:line="240" w:lineRule="auto"/>
              <w:jc w:val="right"/>
              <w:rPr>
                <w:ins w:id="9110" w:author="Claude" w:date="2026-10-15T14:38:52Z"/>
              </w:rPr>
            </w:pPr>
            <w:ins w:id="9111" w:author="Claude" w:date="2026-10-15T14:38:52Z">
              <w:r>
                <w:rPr>
                  <w:b/>
                  <w:bCs/>
                  <w:sz w:val="18"/>
                  <w:szCs w:val="18"/>
                </w:rPr>
                <w:t xml:space="preserve">19.216.171</w:t>
              </w:r>
            </w:ins>
          </w:p>
        </w:tc>
        <w:tc>
          <w:tcPr/>
          <w:p>
            <w:pPr>
              <w:spacing w:after="0" w:line="240" w:lineRule="auto"/>
              <w:jc w:val="right"/>
              <w:rPr>
                <w:ins w:id="9112" w:author="Claude" w:date="2026-10-15T14:38:52Z"/>
              </w:rPr>
            </w:pPr>
            <w:ins w:id="9113" w:author="Claude" w:date="2026-10-15T14:38:52Z">
              <w:r>
                <w:rPr>
                  <w:b/>
                  <w:bCs/>
                  <w:sz w:val="18"/>
                  <w:szCs w:val="18"/>
                </w:rPr>
                <w:t xml:space="preserve">15.939.461</w:t>
              </w:r>
            </w:ins>
          </w:p>
        </w:tc>
        <w:tc>
          <w:tcPr/>
          <w:p>
            <w:pPr>
              <w:spacing w:after="0" w:line="240" w:lineRule="auto"/>
              <w:jc w:val="right"/>
              <w:rPr>
                <w:ins w:id="9114" w:author="Claude" w:date="2026-10-15T14:38:52Z"/>
              </w:rPr>
            </w:pPr>
          </w:p>
        </w:tc>
      </w:tr>
      <w:tr>
        <w:trPr>
          <w:ins w:id="9115" w:author="Claude" w:date="2026-10-15T14:38:52Z"/>
        </w:trPr>
        <w:tc>
          <w:tcPr/>
          <w:p>
            <w:pPr>
              <w:spacing w:after="0" w:line="240" w:lineRule="auto"/>
              <w:jc w:val="left"/>
              <w:rPr>
                <w:ins w:id="9116" w:author="Claude" w:date="2026-10-15T14:38:52Z"/>
              </w:rPr>
            </w:pPr>
            <w:ins w:id="9117" w:author="Claude" w:date="2026-10-15T14:38:52Z">
              <w:r>
                <w:rPr>
                  <w:sz w:val="18"/>
                  <w:szCs w:val="18"/>
                </w:rPr>
                <w:t xml:space="preserve">Balancemarkedets værdi, 2026-marked</w:t>
              </w:r>
            </w:ins>
          </w:p>
        </w:tc>
        <w:tc>
          <w:tcPr/>
          <w:p>
            <w:pPr>
              <w:spacing w:after="0" w:line="240" w:lineRule="auto"/>
              <w:jc w:val="right"/>
              <w:rPr>
                <w:ins w:id="9118" w:author="Claude" w:date="2026-10-15T14:38:52Z"/>
              </w:rPr>
            </w:pPr>
            <w:ins w:id="9119" w:author="Claude" w:date="2026-10-15T14:38:52Z">
              <w:r>
                <w:rPr>
                  <w:b/>
                  <w:bCs/>
                  <w:sz w:val="18"/>
                  <w:szCs w:val="18"/>
                </w:rPr>
                <w:t xml:space="preserve">13.813.540</w:t>
              </w:r>
            </w:ins>
          </w:p>
        </w:tc>
        <w:tc>
          <w:tcPr/>
          <w:p>
            <w:pPr>
              <w:spacing w:after="0" w:line="240" w:lineRule="auto"/>
              <w:jc w:val="right"/>
              <w:rPr>
                <w:ins w:id="9120" w:author="Claude" w:date="2026-10-15T14:38:52Z"/>
              </w:rPr>
            </w:pPr>
            <w:ins w:id="9121" w:author="Claude" w:date="2026-10-15T14:38:52Z">
              <w:r>
                <w:rPr>
                  <w:b/>
                  <w:bCs/>
                  <w:sz w:val="18"/>
                  <w:szCs w:val="18"/>
                </w:rPr>
                <w:t xml:space="preserve">11.199.143</w:t>
              </w:r>
            </w:ins>
          </w:p>
        </w:tc>
        <w:tc>
          <w:tcPr/>
          <w:p>
            <w:pPr>
              <w:spacing w:after="0" w:line="240" w:lineRule="auto"/>
              <w:jc w:val="right"/>
              <w:rPr>
                <w:ins w:id="9122" w:author="Claude" w:date="2026-10-15T14:38:52Z"/>
              </w:rPr>
            </w:pPr>
          </w:p>
        </w:tc>
      </w:tr>
    </w:tbl>
    <w:p>
      <w:pPr>
        <w:spacing w:after="60"/>
        <w:rPr>
          <w:ins w:id="9123" w:author="Claude" w:date="2026-10-15T14:38:52Z"/>
        </w:rPr>
      </w:pPr>
    </w:p>
    <w:p>
      <w:pPr>
        <w:rPr>
          <w:ins w:id="9124" w:author="Claude" w:date="2026-10-15T14:38:52Z"/>
        </w:rPr>
      </w:pPr>
      <w:ins w:id="9125" w:author="Claude" w:date="2026-10-15T14:38:52Z">
        <w:r>
          <w:rPr>
            <w:b/>
            <w:bCs/>
          </w:rPr>
          <w:t xml:space="preserve">Tanken er mere værd med balancemarkedet.</w:t>
        </w:r>
      </w:ins>
      <w:ins w:id="9126" w:author="Claude" w:date="2026-10-15T14:38:52Z">
        <w:r>
          <w:t xml:space="preserve"> På spotmarkedet alene er tanken 5.426.285 kr. om året værd. Med balancemarkedet åbent er den 8.702.995 kr. værd i det faktiske marked og 8.040.682 kr. i 2026-markedet, 2,6–3,3 mio. kr. mere. Det er det samme beløb set fra den anden side: balancemarkedet er 2,6–3,3 mio. kr. mere værd med tanken end uden.</w:t>
        </w:r>
      </w:ins>
    </w:p>
    <w:p>
      <w:pPr>
        <w:rPr>
          <w:ins w:id="9127" w:author="Claude" w:date="2026-10-15T14:38:52Z"/>
        </w:rPr>
      </w:pPr>
      <w:ins w:id="9128" w:author="Claude" w:date="2026-10-15T14:38:52Z">
        <w:r>
          <w:t xml:space="preserve">Grunden er, at varmen fra de reserverede enheder skal kunne afsættes, også når buddet ikke aktiveres. En elkedel, der holder 20 MW klar til at stoppe, skal køre 20 MW, og den varme skal ud i nettet eller ned i tanken. I juli er Billunds varmelast i gennemsnit ca. 5,5 MW. Uden tank kan værket kun reservere det, nettet aftager time for time; med tank kan det reservere mere og lægge varmen til side. Det er begrænsningen “drift uden aktivering” i afsnit 2.2.</w:t>
        </w:r>
      </w:ins>
    </w:p>
    <w:p>
      <w:pPr>
        <w:rPr>
          <w:ins w:id="9129" w:author="Claude" w:date="2026-10-15T14:38:52Z"/>
        </w:rPr>
      </w:pPr>
      <w:ins w:id="9130" w:author="Claude" w:date="2026-10-15T14:38:52Z">
        <w:r>
          <w:rPr>
            <w:b/>
            <w:bCs/>
          </w:rPr>
          <w:t xml:space="preserve">Markedsfaldet koster godt en fjerdedel af balanceværdien.</w:t>
        </w:r>
      </w:ins>
      <w:ins w:id="9131" w:author="Claude" w:date="2026-10-15T14:38:52Z">
        <w:r>
          <w:t xml:space="preserve"> Med tank falder balancemarkedets værdi fra 19,2 mio. kr. i det faktiske marked til 13,8 mio. kr. i 2026-markedet, 28 % lavere. Tankens værdi flytter sig mindre, fra 8,7 til 8,0 mio. kr.</w:t>
        </w:r>
      </w:ins>
    </w:p>
    <w:p>
      <w:pPr>
        <w:rPr>
          <w:ins w:id="9132" w:author="Claude" w:date="2026-10-15T14:38:52Z"/>
        </w:rPr>
      </w:pPr>
      <w:ins w:id="9133" w:author="Claude" w:date="2026-10-15T14:38:52Z">
        <w:r>
          <w:rPr>
            <w:b/>
            <w:bCs/>
          </w:rPr>
          <w:t xml:space="preserve">Anlægget i marts–juni 2026 gav et andet svar.</w:t>
        </w:r>
      </w:ins>
      <w:ins w:id="9134" w:author="Claude" w:date="2026-10-15T14:38:52Z">
        <w:r>
          <w:t xml:space="preserve"> Med det gamle anlæg (17,52 MW og små blokke) var tanken 5,0 mio. kr. værd på spotmarkedet og 5,1 mio. kr. med balancemarkedet åbent. Reservationen var så lille, at varmen altid kunne afsættes. Den første udgave af v4 konkluderede derfor, at tanken ikke var forudsætningen for balancemarkedet. Det gælder ikke for anlægget i dag.</w:t>
        </w:r>
      </w:ins>
    </w:p>
    <w:p>
      <w:pPr>
        <w:rPr>
          <w:ins w:id="9135" w:author="Claude" w:date="2026-10-15T14:38:52Z"/>
        </w:rPr>
      </w:pPr>
      <w:ins w:id="9136" w:author="Claude" w:date="2026-10-15T14:38:52Z">
        <w:r>
          <w:t xml:space="preserve">Figur 4.1 viser, hvordan driften skifter. På spotmarkedet falder elkedlernes produktion fra 12,6 til 0,5 GWh uden tank, og varmepumpen fra 60,0 til 48,6 GWh, mens halmkedlen stiger fra 30,4 til 45,3 GWh. I det faktiske marked kører den nye elkedel næsten ikke uden tank, halmkedlen producerer 35,3 GWh mod 19,7 GWh med tank, og gaskedlerne må i gang (0,7 GWh). Tanken gør det muligt at købe el i døgnets billige timer og at holde el-enhederne i drift, så de har noget at byde med.</w:t>
        </w:r>
      </w:ins>
    </w:p>
    <w:p>
      <w:pPr>
        <w:rPr>
          <w:ins w:id="9137" w:author="Claude" w:date="2026-10-15T14:38:52Z"/>
        </w:rPr>
      </w:pPr>
      <w:ins w:id="9138" w:author="Claude" w:date="2026-10-15T14:38:52Z">
        <w:r>
          <w:drawing>
            <wp:inline>
              <wp:extent cx="5039999" cy="2379999"/>
              <wp:effectExtent b="0" l="0" r="0" t="0"/>
              <wp:docPr descr="Figur 4.1. Varmeproduktion pr. enhed, Billund i dag, GWh, juli 2025–juni 2026." title="" id="9101" name="Picture"/>
              <a:graphic>
                <a:graphicData uri="http://schemas.openxmlformats.org/drawingml/2006/picture">
                  <pic:pic>
                    <pic:nvPicPr>
                      <pic:cNvPr descr="rIdC4_1.png" id="9102" name="Picture"/>
                      <pic:cNvPicPr>
                        <a:picLocks noChangeArrowheads="1" noChangeAspect="1"/>
                      </pic:cNvPicPr>
                    </pic:nvPicPr>
                    <pic:blipFill>
                      <a:blip r:embed="rIdC4_1"/>
                      <a:stretch>
                        <a:fillRect/>
                      </a:stretch>
                    </pic:blipFill>
                    <pic:spPr bwMode="auto">
                      <a:xfrm>
                        <a:off x="0" y="0"/>
                        <a:ext cx="5039999" cy="2379999"/>
                      </a:xfrm>
                      <a:prstGeom prst="rect">
                        <a:avLst/>
                      </a:prstGeom>
                      <a:noFill/>
                      <a:ln w="9525">
                        <a:noFill/>
                        <a:headEnd/>
                        <a:tailEnd/>
                      </a:ln>
                    </pic:spPr>
                  </pic:pic>
                </a:graphicData>
              </a:graphic>
            </wp:inline>
          </w:drawing>
        </w:r>
      </w:ins>
    </w:p>
    <w:p>
      <w:pPr>
        <w:pStyle w:val="Billedtekst"/>
        <w:rPr>
          <w:ins w:id="9139" w:author="Claude" w:date="2026-10-15T14:38:52Z"/>
        </w:rPr>
      </w:pPr>
      <w:ins w:id="9140" w:author="Claude" w:date="2026-10-15T14:38:52Z">
        <w:r>
          <w:t xml:space="preserve">Figur 4.1. Varmeproduktion pr. enhed, Billund i dag, GWh, juli 2025–juni 2026. Med balancemarkedet viser søjlerne produktionen før aktivering.</w:t>
        </w:r>
      </w:ins>
    </w:p>
    <w:p>
      <w:pPr>
        <w:pStyle w:val="Overskrift2"/>
        <w:rPr>
          <w:ins w:id="9141" w:author="Claude" w:date="2026-10-15T14:38:52Z"/>
        </w:rPr>
      </w:pPr>
      <w:ins w:id="9142" w:author="Claude" w:date="2026-10-15T14:38:52Z">
        <w:r>
          <w:t xml:space="preserve">4.2 Balancemarkedet pr. marked og produkt</w:t>
        </w:r>
      </w:ins>
    </w:p>
    <w:p>
      <w:pPr>
        <w:pStyle w:val="Billedtekst"/>
        <w:rPr>
          <w:ins w:id="9143" w:author="Claude" w:date="2026-10-15T14:38:52Z"/>
        </w:rPr>
      </w:pPr>
      <w:ins w:id="9144" w:author="Claude" w:date="2026-10-15T14:38:52Z">
        <w:r>
          <w:t xml:space="preserve">Tabel 4.2. Modellens balanceindtægt i kørslen med tank, Billund i dag, juli 2025–juni 2026, mio. kr. Netto aktivering er aktiveringsbetalingen uden den sparede forbrugsomkostning. Spor A (øvre grænse).</w:t>
        </w:r>
      </w:ins>
    </w:p>
    <w:tbl>
      <w:tblPr>
        <w:tblStyle w:val="Tabel-Gitter"/>
        <w:tblW w:w="5000" w:type="pct"/>
        <w:tblLook w:val="0020" w:firstRow="1" w:lastRow="0" w:firstColumn="0" w:lastColumn="0" w:noHBand="0" w:noVBand="0"/>
      </w:tblPr>
      <w:tblGrid>
        <w:gridCol w:w="3120"/>
        <w:gridCol w:w="1600"/>
        <w:gridCol w:w="1600"/>
        <w:gridCol w:w="1600"/>
      </w:tblGrid>
      <w:tr>
        <w:trPr>
          <w:tblHeader w:val="true"/>
          <w:ins w:id="9145" w:author="Claude" w:date="2026-10-15T14:38:52Z"/>
        </w:trPr>
        <w:tc>
          <w:tcPr>
            <w:shd w:val="clear" w:color="auto" w:fill="D1E2E7"/>
          </w:tcPr>
          <w:p>
            <w:pPr>
              <w:spacing w:after="0" w:line="240" w:lineRule="auto"/>
              <w:jc w:val="left"/>
              <w:rPr>
                <w:ins w:id="9146" w:author="Claude" w:date="2026-10-15T14:38:52Z"/>
              </w:rPr>
            </w:pPr>
            <w:ins w:id="9147" w:author="Claude" w:date="2026-10-15T14:38:52Z">
              <w:r>
                <w:rPr>
                  <w:b/>
                  <w:bCs/>
                  <w:sz w:val="18"/>
                  <w:szCs w:val="18"/>
                </w:rPr>
                <w:t xml:space="preserve">Med tank, mio. kr.</w:t>
              </w:r>
            </w:ins>
          </w:p>
        </w:tc>
        <w:tc>
          <w:tcPr>
            <w:shd w:val="clear" w:color="auto" w:fill="D1E2E7"/>
          </w:tcPr>
          <w:p>
            <w:pPr>
              <w:spacing w:after="0" w:line="240" w:lineRule="auto"/>
              <w:jc w:val="right"/>
              <w:rPr>
                <w:ins w:id="9148" w:author="Claude" w:date="2026-10-15T14:38:52Z"/>
              </w:rPr>
            </w:pPr>
            <w:ins w:id="9149" w:author="Claude" w:date="2026-10-15T14:38:52Z">
              <w:r>
                <w:rPr>
                  <w:b/>
                  <w:bCs/>
                  <w:sz w:val="18"/>
                  <w:szCs w:val="18"/>
                </w:rPr>
                <w:t xml:space="preserve">aFRR</w:t>
              </w:r>
            </w:ins>
          </w:p>
        </w:tc>
        <w:tc>
          <w:tcPr>
            <w:shd w:val="clear" w:color="auto" w:fill="D1E2E7"/>
          </w:tcPr>
          <w:p>
            <w:pPr>
              <w:spacing w:after="0" w:line="240" w:lineRule="auto"/>
              <w:jc w:val="right"/>
              <w:rPr>
                <w:ins w:id="9150" w:author="Claude" w:date="2026-10-15T14:38:52Z"/>
              </w:rPr>
            </w:pPr>
            <w:ins w:id="9151" w:author="Claude" w:date="2026-10-15T14:38:52Z">
              <w:r>
                <w:rPr>
                  <w:b/>
                  <w:bCs/>
                  <w:sz w:val="18"/>
                  <w:szCs w:val="18"/>
                </w:rPr>
                <w:t xml:space="preserve">mFRR</w:t>
              </w:r>
            </w:ins>
          </w:p>
        </w:tc>
        <w:tc>
          <w:tcPr>
            <w:shd w:val="clear" w:color="auto" w:fill="D1E2E7"/>
          </w:tcPr>
          <w:p>
            <w:pPr>
              <w:spacing w:after="0" w:line="240" w:lineRule="auto"/>
              <w:jc w:val="right"/>
              <w:rPr>
                <w:ins w:id="9152" w:author="Claude" w:date="2026-10-15T14:38:52Z"/>
              </w:rPr>
            </w:pPr>
            <w:ins w:id="9153" w:author="Claude" w:date="2026-10-15T14:38:52Z">
              <w:r>
                <w:rPr>
                  <w:b/>
                  <w:bCs/>
                  <w:sz w:val="18"/>
                  <w:szCs w:val="18"/>
                </w:rPr>
                <w:t xml:space="preserve">I alt</w:t>
              </w:r>
            </w:ins>
          </w:p>
        </w:tc>
      </w:tr>
      <w:tr>
        <w:trPr>
          <w:ins w:id="9154" w:author="Claude" w:date="2026-10-15T14:38:52Z"/>
        </w:trPr>
        <w:tc>
          <w:tcPr/>
          <w:p>
            <w:pPr>
              <w:spacing w:after="0" w:line="240" w:lineRule="auto"/>
              <w:jc w:val="left"/>
              <w:rPr>
                <w:ins w:id="9155" w:author="Claude" w:date="2026-10-15T14:38:52Z"/>
              </w:rPr>
            </w:pPr>
            <w:ins w:id="9156" w:author="Claude" w:date="2026-10-15T14:38:52Z">
              <w:r>
                <w:rPr>
                  <w:sz w:val="18"/>
                  <w:szCs w:val="18"/>
                </w:rPr>
                <w:t xml:space="preserve">Faktisk marked, kapacitet</w:t>
              </w:r>
            </w:ins>
          </w:p>
        </w:tc>
        <w:tc>
          <w:tcPr/>
          <w:p>
            <w:pPr>
              <w:spacing w:after="0" w:line="240" w:lineRule="auto"/>
              <w:jc w:val="right"/>
              <w:rPr>
                <w:ins w:id="9157" w:author="Claude" w:date="2026-10-15T14:38:52Z"/>
              </w:rPr>
            </w:pPr>
            <w:ins w:id="9158" w:author="Claude" w:date="2026-10-15T14:38:52Z">
              <w:r>
                <w:rPr>
                  <w:sz w:val="18"/>
                  <w:szCs w:val="18"/>
                </w:rPr>
                <w:t xml:space="preserve">4,99</w:t>
              </w:r>
            </w:ins>
          </w:p>
        </w:tc>
        <w:tc>
          <w:tcPr/>
          <w:p>
            <w:pPr>
              <w:spacing w:after="0" w:line="240" w:lineRule="auto"/>
              <w:jc w:val="right"/>
              <w:rPr>
                <w:ins w:id="9159" w:author="Claude" w:date="2026-10-15T14:38:52Z"/>
              </w:rPr>
            </w:pPr>
            <w:ins w:id="9160" w:author="Claude" w:date="2026-10-15T14:38:52Z">
              <w:r>
                <w:rPr>
                  <w:sz w:val="18"/>
                  <w:szCs w:val="18"/>
                </w:rPr>
                <w:t xml:space="preserve">4,86</w:t>
              </w:r>
            </w:ins>
          </w:p>
        </w:tc>
        <w:tc>
          <w:tcPr/>
          <w:p>
            <w:pPr>
              <w:spacing w:after="0" w:line="240" w:lineRule="auto"/>
              <w:jc w:val="right"/>
              <w:rPr>
                <w:ins w:id="9161" w:author="Claude" w:date="2026-10-15T14:38:52Z"/>
              </w:rPr>
            </w:pPr>
            <w:ins w:id="9162" w:author="Claude" w:date="2026-10-15T14:38:52Z">
              <w:r>
                <w:rPr>
                  <w:sz w:val="18"/>
                  <w:szCs w:val="18"/>
                </w:rPr>
                <w:t xml:space="preserve">9,84</w:t>
              </w:r>
            </w:ins>
          </w:p>
        </w:tc>
      </w:tr>
      <w:tr>
        <w:trPr>
          <w:ins w:id="9163" w:author="Claude" w:date="2026-10-15T14:38:52Z"/>
        </w:trPr>
        <w:tc>
          <w:tcPr/>
          <w:p>
            <w:pPr>
              <w:spacing w:after="0" w:line="240" w:lineRule="auto"/>
              <w:jc w:val="left"/>
              <w:rPr>
                <w:ins w:id="9164" w:author="Claude" w:date="2026-10-15T14:38:52Z"/>
              </w:rPr>
            </w:pPr>
            <w:ins w:id="9165" w:author="Claude" w:date="2026-10-15T14:38:52Z">
              <w:r>
                <w:rPr>
                  <w:sz w:val="18"/>
                  <w:szCs w:val="18"/>
                </w:rPr>
                <w:t xml:space="preserve">Faktisk marked, aktivering, netto</w:t>
              </w:r>
            </w:ins>
          </w:p>
        </w:tc>
        <w:tc>
          <w:tcPr/>
          <w:p>
            <w:pPr>
              <w:spacing w:after="0" w:line="240" w:lineRule="auto"/>
              <w:jc w:val="right"/>
              <w:rPr>
                <w:ins w:id="9166" w:author="Claude" w:date="2026-10-15T14:38:52Z"/>
              </w:rPr>
            </w:pPr>
            <w:ins w:id="9167" w:author="Claude" w:date="2026-10-15T14:38:52Z">
              <w:r>
                <w:rPr>
                  <w:sz w:val="18"/>
                  <w:szCs w:val="18"/>
                </w:rPr>
                <w:t xml:space="preserve">12,07</w:t>
              </w:r>
            </w:ins>
          </w:p>
        </w:tc>
        <w:tc>
          <w:tcPr/>
          <w:p>
            <w:pPr>
              <w:spacing w:after="0" w:line="240" w:lineRule="auto"/>
              <w:jc w:val="right"/>
              <w:rPr>
                <w:ins w:id="9168" w:author="Claude" w:date="2026-10-15T14:38:52Z"/>
              </w:rPr>
            </w:pPr>
            <w:ins w:id="9169" w:author="Claude" w:date="2026-10-15T14:38:52Z">
              <w:r>
                <w:rPr>
                  <w:sz w:val="18"/>
                  <w:szCs w:val="18"/>
                </w:rPr>
                <w:t xml:space="preserve">2,96</w:t>
              </w:r>
            </w:ins>
          </w:p>
        </w:tc>
        <w:tc>
          <w:tcPr/>
          <w:p>
            <w:pPr>
              <w:spacing w:after="0" w:line="240" w:lineRule="auto"/>
              <w:jc w:val="right"/>
              <w:rPr>
                <w:ins w:id="9170" w:author="Claude" w:date="2026-10-15T14:38:52Z"/>
              </w:rPr>
            </w:pPr>
            <w:ins w:id="9171" w:author="Claude" w:date="2026-10-15T14:38:52Z">
              <w:r>
                <w:rPr>
                  <w:sz w:val="18"/>
                  <w:szCs w:val="18"/>
                </w:rPr>
                <w:t xml:space="preserve">15,03</w:t>
              </w:r>
            </w:ins>
          </w:p>
        </w:tc>
      </w:tr>
      <w:tr>
        <w:trPr>
          <w:ins w:id="9172" w:author="Claude" w:date="2026-10-15T14:38:52Z"/>
        </w:trPr>
        <w:tc>
          <w:tcPr/>
          <w:p>
            <w:pPr>
              <w:spacing w:after="0" w:line="240" w:lineRule="auto"/>
              <w:jc w:val="left"/>
              <w:rPr>
                <w:ins w:id="9173" w:author="Claude" w:date="2026-10-15T14:38:52Z"/>
              </w:rPr>
            </w:pPr>
            <w:ins w:id="9174" w:author="Claude" w:date="2026-10-15T14:38:52Z">
              <w:r>
                <w:rPr>
                  <w:b/>
                  <w:bCs/>
                  <w:sz w:val="18"/>
                  <w:szCs w:val="18"/>
                </w:rPr>
                <w:t xml:space="preserve">Faktisk marked, i alt</w:t>
              </w:r>
            </w:ins>
          </w:p>
        </w:tc>
        <w:tc>
          <w:tcPr/>
          <w:p>
            <w:pPr>
              <w:spacing w:after="0" w:line="240" w:lineRule="auto"/>
              <w:jc w:val="right"/>
              <w:rPr>
                <w:ins w:id="9175" w:author="Claude" w:date="2026-10-15T14:38:52Z"/>
              </w:rPr>
            </w:pPr>
            <w:ins w:id="9176" w:author="Claude" w:date="2026-10-15T14:38:52Z">
              <w:r>
                <w:rPr>
                  <w:b/>
                  <w:bCs/>
                  <w:sz w:val="18"/>
                  <w:szCs w:val="18"/>
                </w:rPr>
                <w:t xml:space="preserve">17,06</w:t>
              </w:r>
            </w:ins>
          </w:p>
        </w:tc>
        <w:tc>
          <w:tcPr/>
          <w:p>
            <w:pPr>
              <w:spacing w:after="0" w:line="240" w:lineRule="auto"/>
              <w:jc w:val="right"/>
              <w:rPr>
                <w:ins w:id="9177" w:author="Claude" w:date="2026-10-15T14:38:52Z"/>
              </w:rPr>
            </w:pPr>
            <w:ins w:id="9178" w:author="Claude" w:date="2026-10-15T14:38:52Z">
              <w:r>
                <w:rPr>
                  <w:b/>
                  <w:bCs/>
                  <w:sz w:val="18"/>
                  <w:szCs w:val="18"/>
                </w:rPr>
                <w:t xml:space="preserve">7,82</w:t>
              </w:r>
            </w:ins>
          </w:p>
        </w:tc>
        <w:tc>
          <w:tcPr/>
          <w:p>
            <w:pPr>
              <w:spacing w:after="0" w:line="240" w:lineRule="auto"/>
              <w:jc w:val="right"/>
              <w:rPr>
                <w:ins w:id="9179" w:author="Claude" w:date="2026-10-15T14:38:52Z"/>
              </w:rPr>
            </w:pPr>
            <w:ins w:id="9180" w:author="Claude" w:date="2026-10-15T14:38:52Z">
              <w:r>
                <w:rPr>
                  <w:b/>
                  <w:bCs/>
                  <w:sz w:val="18"/>
                  <w:szCs w:val="18"/>
                </w:rPr>
                <w:t xml:space="preserve">24,88</w:t>
              </w:r>
            </w:ins>
          </w:p>
        </w:tc>
      </w:tr>
      <w:tr>
        <w:trPr>
          <w:ins w:id="9181" w:author="Claude" w:date="2026-10-15T14:38:52Z"/>
        </w:trPr>
        <w:tc>
          <w:tcPr/>
          <w:p>
            <w:pPr>
              <w:spacing w:after="0" w:line="240" w:lineRule="auto"/>
              <w:jc w:val="left"/>
              <w:rPr>
                <w:ins w:id="9182" w:author="Claude" w:date="2026-10-15T14:38:52Z"/>
              </w:rPr>
            </w:pPr>
            <w:ins w:id="9183" w:author="Claude" w:date="2026-10-15T14:38:52Z">
              <w:r>
                <w:rPr>
                  <w:sz w:val="18"/>
                  <w:szCs w:val="18"/>
                </w:rPr>
                <w:t xml:space="preserve">2026-marked, kapacitet</w:t>
              </w:r>
            </w:ins>
          </w:p>
        </w:tc>
        <w:tc>
          <w:tcPr/>
          <w:p>
            <w:pPr>
              <w:spacing w:after="0" w:line="240" w:lineRule="auto"/>
              <w:jc w:val="right"/>
              <w:rPr>
                <w:ins w:id="9184" w:author="Claude" w:date="2026-10-15T14:38:52Z"/>
              </w:rPr>
            </w:pPr>
            <w:ins w:id="9185" w:author="Claude" w:date="2026-10-15T14:38:52Z">
              <w:r>
                <w:rPr>
                  <w:sz w:val="18"/>
                  <w:szCs w:val="18"/>
                </w:rPr>
                <w:t xml:space="preserve">2,91</w:t>
              </w:r>
            </w:ins>
          </w:p>
        </w:tc>
        <w:tc>
          <w:tcPr/>
          <w:p>
            <w:pPr>
              <w:spacing w:after="0" w:line="240" w:lineRule="auto"/>
              <w:jc w:val="right"/>
              <w:rPr>
                <w:ins w:id="9186" w:author="Claude" w:date="2026-10-15T14:38:52Z"/>
              </w:rPr>
            </w:pPr>
            <w:ins w:id="9187" w:author="Claude" w:date="2026-10-15T14:38:52Z">
              <w:r>
                <w:rPr>
                  <w:sz w:val="18"/>
                  <w:szCs w:val="18"/>
                </w:rPr>
                <w:t xml:space="preserve">6,14</w:t>
              </w:r>
            </w:ins>
          </w:p>
        </w:tc>
        <w:tc>
          <w:tcPr/>
          <w:p>
            <w:pPr>
              <w:spacing w:after="0" w:line="240" w:lineRule="auto"/>
              <w:jc w:val="right"/>
              <w:rPr>
                <w:ins w:id="9188" w:author="Claude" w:date="2026-10-15T14:38:52Z"/>
              </w:rPr>
            </w:pPr>
            <w:ins w:id="9189" w:author="Claude" w:date="2026-10-15T14:38:52Z">
              <w:r>
                <w:rPr>
                  <w:sz w:val="18"/>
                  <w:szCs w:val="18"/>
                </w:rPr>
                <w:t xml:space="preserve">9,05</w:t>
              </w:r>
            </w:ins>
          </w:p>
        </w:tc>
      </w:tr>
      <w:tr>
        <w:trPr>
          <w:ins w:id="9190" w:author="Claude" w:date="2026-10-15T14:38:52Z"/>
        </w:trPr>
        <w:tc>
          <w:tcPr/>
          <w:p>
            <w:pPr>
              <w:spacing w:after="0" w:line="240" w:lineRule="auto"/>
              <w:jc w:val="left"/>
              <w:rPr>
                <w:ins w:id="9191" w:author="Claude" w:date="2026-10-15T14:38:52Z"/>
              </w:rPr>
            </w:pPr>
            <w:ins w:id="9192" w:author="Claude" w:date="2026-10-15T14:38:52Z">
              <w:r>
                <w:rPr>
                  <w:sz w:val="18"/>
                  <w:szCs w:val="18"/>
                </w:rPr>
                <w:t xml:space="preserve">2026-marked, aktivering, netto</w:t>
              </w:r>
            </w:ins>
          </w:p>
        </w:tc>
        <w:tc>
          <w:tcPr/>
          <w:p>
            <w:pPr>
              <w:spacing w:after="0" w:line="240" w:lineRule="auto"/>
              <w:jc w:val="right"/>
              <w:rPr>
                <w:ins w:id="9193" w:author="Claude" w:date="2026-10-15T14:38:52Z"/>
              </w:rPr>
            </w:pPr>
            <w:ins w:id="9194" w:author="Claude" w:date="2026-10-15T14:38:52Z">
              <w:r>
                <w:rPr>
                  <w:sz w:val="18"/>
                  <w:szCs w:val="18"/>
                </w:rPr>
                <w:t xml:space="preserve">7,21</w:t>
              </w:r>
            </w:ins>
          </w:p>
        </w:tc>
        <w:tc>
          <w:tcPr/>
          <w:p>
            <w:pPr>
              <w:spacing w:after="0" w:line="240" w:lineRule="auto"/>
              <w:jc w:val="right"/>
              <w:rPr>
                <w:ins w:id="9195" w:author="Claude" w:date="2026-10-15T14:38:52Z"/>
              </w:rPr>
            </w:pPr>
            <w:ins w:id="9196" w:author="Claude" w:date="2026-10-15T14:38:52Z">
              <w:r>
                <w:rPr>
                  <w:sz w:val="18"/>
                  <w:szCs w:val="18"/>
                </w:rPr>
                <w:t xml:space="preserve">2,67</w:t>
              </w:r>
            </w:ins>
          </w:p>
        </w:tc>
        <w:tc>
          <w:tcPr/>
          <w:p>
            <w:pPr>
              <w:spacing w:after="0" w:line="240" w:lineRule="auto"/>
              <w:jc w:val="right"/>
              <w:rPr>
                <w:ins w:id="9197" w:author="Claude" w:date="2026-10-15T14:38:52Z"/>
              </w:rPr>
            </w:pPr>
            <w:ins w:id="9198" w:author="Claude" w:date="2026-10-15T14:38:52Z">
              <w:r>
                <w:rPr>
                  <w:sz w:val="18"/>
                  <w:szCs w:val="18"/>
                </w:rPr>
                <w:t xml:space="preserve">9,88</w:t>
              </w:r>
            </w:ins>
          </w:p>
        </w:tc>
      </w:tr>
      <w:tr>
        <w:trPr>
          <w:ins w:id="9199" w:author="Claude" w:date="2026-10-15T14:38:52Z"/>
        </w:trPr>
        <w:tc>
          <w:tcPr/>
          <w:p>
            <w:pPr>
              <w:spacing w:after="0" w:line="240" w:lineRule="auto"/>
              <w:jc w:val="left"/>
              <w:rPr>
                <w:ins w:id="9200" w:author="Claude" w:date="2026-10-15T14:38:52Z"/>
              </w:rPr>
            </w:pPr>
            <w:ins w:id="9201" w:author="Claude" w:date="2026-10-15T14:38:52Z">
              <w:r>
                <w:rPr>
                  <w:b/>
                  <w:bCs/>
                  <w:sz w:val="18"/>
                  <w:szCs w:val="18"/>
                </w:rPr>
                <w:t xml:space="preserve">2026-marked, i alt</w:t>
              </w:r>
            </w:ins>
          </w:p>
        </w:tc>
        <w:tc>
          <w:tcPr/>
          <w:p>
            <w:pPr>
              <w:spacing w:after="0" w:line="240" w:lineRule="auto"/>
              <w:jc w:val="right"/>
              <w:rPr>
                <w:ins w:id="9202" w:author="Claude" w:date="2026-10-15T14:38:52Z"/>
              </w:rPr>
            </w:pPr>
            <w:ins w:id="9203" w:author="Claude" w:date="2026-10-15T14:38:52Z">
              <w:r>
                <w:rPr>
                  <w:b/>
                  <w:bCs/>
                  <w:sz w:val="18"/>
                  <w:szCs w:val="18"/>
                </w:rPr>
                <w:t xml:space="preserve">10,13</w:t>
              </w:r>
            </w:ins>
          </w:p>
        </w:tc>
        <w:tc>
          <w:tcPr/>
          <w:p>
            <w:pPr>
              <w:spacing w:after="0" w:line="240" w:lineRule="auto"/>
              <w:jc w:val="right"/>
              <w:rPr>
                <w:ins w:id="9204" w:author="Claude" w:date="2026-10-15T14:38:52Z"/>
              </w:rPr>
            </w:pPr>
            <w:ins w:id="9205" w:author="Claude" w:date="2026-10-15T14:38:52Z">
              <w:r>
                <w:rPr>
                  <w:b/>
                  <w:bCs/>
                  <w:sz w:val="18"/>
                  <w:szCs w:val="18"/>
                </w:rPr>
                <w:t xml:space="preserve">8,80</w:t>
              </w:r>
            </w:ins>
          </w:p>
        </w:tc>
        <w:tc>
          <w:tcPr/>
          <w:p>
            <w:pPr>
              <w:spacing w:after="0" w:line="240" w:lineRule="auto"/>
              <w:jc w:val="right"/>
              <w:rPr>
                <w:ins w:id="9206" w:author="Claude" w:date="2026-10-15T14:38:52Z"/>
              </w:rPr>
            </w:pPr>
            <w:ins w:id="9207" w:author="Claude" w:date="2026-10-15T14:38:52Z">
              <w:r>
                <w:rPr>
                  <w:b/>
                  <w:bCs/>
                  <w:sz w:val="18"/>
                  <w:szCs w:val="18"/>
                </w:rPr>
                <w:t xml:space="preserve">18,93</w:t>
              </w:r>
            </w:ins>
          </w:p>
        </w:tc>
      </w:tr>
    </w:tbl>
    <w:p>
      <w:pPr>
        <w:spacing w:after="60"/>
        <w:rPr>
          <w:ins w:id="9208" w:author="Claude" w:date="2026-10-15T14:38:52Z"/>
        </w:rPr>
      </w:pPr>
    </w:p>
    <w:p>
      <w:pPr>
        <w:rPr>
          <w:ins w:id="9209" w:author="Claude" w:date="2026-10-15T14:38:52Z"/>
        </w:rPr>
      </w:pPr>
      <w:ins w:id="9210" w:author="Claude" w:date="2026-10-15T14:38:52Z">
        <w:r>
          <w:t xml:space="preserve">I det faktiske marked står aFRR for 17,1 af 24,9 mio. kr., og godt 70 % af aFRR-beløbet er aktivering. I 2026-markedet falder aFRR-kapaciteten fra 5,0 til 2,9 mio. kr., mens mFRR-kapaciteten stiger fra 4,9 til 6,1 mio. kr., fordi mFRR-kapacitetsprisen i 2026 lå over niveauet i 2. halvår 2025. mFRR står dér for næsten halvdelen af indtægten.</w:t>
        </w:r>
      </w:ins>
    </w:p>
    <w:p>
      <w:pPr>
        <w:rPr>
          <w:ins w:id="9211" w:author="Claude" w:date="2026-10-15T14:38:52Z"/>
        </w:rPr>
      </w:pPr>
      <w:ins w:id="9212" w:author="Claude" w:date="2026-10-15T14:38:52Z">
        <w:r>
          <w:t xml:space="preserve">Aktiveringen er regnet med </w:t>
        </w:r>
      </w:ins>
      <w:ins w:id="9213" w:author="Claude" w:date="2026-10-15T14:38:52Z">
        <w:r>
          <w:rPr>
            <w:rStyle w:val="VerbatimChar"/>
          </w:rPr>
          <w:t xml:space="preserve">clear</w:t>
        </w:r>
      </w:ins>
      <w:ins w:id="9214" w:author="Claude" w:date="2026-10-15T14:38:52Z">
        <w:r>
          <w:t xml:space="preserve">: al budt effekt i merit regnes som aktiveret, og modellen kender aktiveringen på forhånd. I valideringen gav det 4–5 gange for meget aktiveret energi. Tallene må derfor ikke læses som en prognose. Det, de viser, er proportionerne. Afsnit 4.5 viser, hvad en realistisk aktivering betyder.</w:t>
        </w:r>
      </w:ins>
    </w:p>
    <w:p>
      <w:pPr>
        <w:rPr>
          <w:ins w:id="9215" w:author="Claude" w:date="2026-10-15T14:38:52Z"/>
        </w:rPr>
      </w:pPr>
      <w:ins w:id="9216" w:author="Claude" w:date="2026-10-15T14:38:52Z">
        <w:r>
          <w:t xml:space="preserve">Balanceindtægten på 24,9 mio. kr. er større end balancemarkedets værdi i firkanten, 19,2 mio. kr. Forskellen er den varme, der ikke produceres, når en enhed aktiveres og stopper, og som skal produceres et andet sted, samt de ændringer i driften, der skal til for at have noget at byde med. Det er derfor, en businesscase regnes som differensen i samlet omkostning og ikke som indtægten.</w:t>
        </w:r>
      </w:ins>
    </w:p>
    <w:p>
      <w:pPr>
        <w:rPr>
          <w:ins w:id="9217" w:author="Claude" w:date="2026-10-15T14:38:52Z"/>
        </w:rPr>
      </w:pPr>
      <w:ins w:id="9218" w:author="Claude" w:date="2026-10-15T14:38:52Z">
        <w:r>
          <w:t xml:space="preserve">Gatens aFRR-blok svarer til 8 % af den aFRR-opregulering, Energinet i gennemsnit købte i DK1 (bilag A). Modellen antager, at værkets bud ikke flytter prisen (kapitel 7).</w:t>
        </w:r>
      </w:ins>
    </w:p>
    <w:p>
      <w:pPr>
        <w:pStyle w:val="Overskrift2"/>
        <w:rPr>
          <w:ins w:id="9219" w:author="Claude" w:date="2026-10-15T14:38:52Z"/>
        </w:rPr>
      </w:pPr>
      <w:ins w:id="9220" w:author="Claude" w:date="2026-10-15T14:38:52Z">
        <w:r>
          <w:t xml:space="preserve">4.3 Hvor stor skal tanken være?</w:t>
        </w:r>
      </w:ins>
    </w:p>
    <w:p>
      <w:pPr>
        <w:pStyle w:val="Billedtekst"/>
        <w:rPr>
          <w:ins w:id="9221" w:author="Claude" w:date="2026-10-15T14:38:52Z"/>
        </w:rPr>
      </w:pPr>
      <w:ins w:id="9222" w:author="Claude" w:date="2026-10-15T14:38:52Z">
        <w:r>
          <w:t xml:space="preserve">Tabel 4.3. Tankens værdi som funktion af volumen, Billund i dag, mio. kr. om året. I parentes andelen af værdien ved 14.000 m³.</w:t>
        </w:r>
      </w:ins>
    </w:p>
    <w:tbl>
      <w:tblPr>
        <w:tblStyle w:val="Tabel-Gitter"/>
        <w:tblW w:w="5000" w:type="pct"/>
        <w:tblLook w:val="0020" w:firstRow="1" w:lastRow="0" w:firstColumn="0" w:lastColumn="0" w:noHBand="0" w:noVBand="0"/>
      </w:tblPr>
      <w:tblGrid>
        <w:gridCol w:w="1980"/>
        <w:gridCol w:w="1980"/>
        <w:gridCol w:w="1980"/>
        <w:gridCol w:w="1980"/>
      </w:tblGrid>
      <w:tr>
        <w:trPr>
          <w:tblHeader w:val="true"/>
          <w:ins w:id="9223" w:author="Claude" w:date="2026-10-15T14:38:52Z"/>
        </w:trPr>
        <w:tc>
          <w:tcPr>
            <w:shd w:val="clear" w:color="auto" w:fill="D1E2E7"/>
          </w:tcPr>
          <w:p>
            <w:pPr>
              <w:spacing w:after="0" w:line="240" w:lineRule="auto"/>
              <w:jc w:val="left"/>
              <w:rPr>
                <w:ins w:id="9224" w:author="Claude" w:date="2026-10-15T14:38:52Z"/>
              </w:rPr>
            </w:pPr>
            <w:ins w:id="9225" w:author="Claude" w:date="2026-10-15T14:38:52Z">
              <w:r>
                <w:rPr>
                  <w:b/>
                  <w:bCs/>
                  <w:sz w:val="18"/>
                  <w:szCs w:val="18"/>
                </w:rPr>
                <w:t xml:space="preserve">Tankvolumen</w:t>
              </w:r>
            </w:ins>
          </w:p>
        </w:tc>
        <w:tc>
          <w:tcPr>
            <w:shd w:val="clear" w:color="auto" w:fill="D1E2E7"/>
          </w:tcPr>
          <w:p>
            <w:pPr>
              <w:spacing w:after="0" w:line="240" w:lineRule="auto"/>
              <w:jc w:val="right"/>
              <w:rPr>
                <w:ins w:id="9226" w:author="Claude" w:date="2026-10-15T14:38:52Z"/>
              </w:rPr>
            </w:pPr>
            <w:ins w:id="9227" w:author="Claude" w:date="2026-10-15T14:38:52Z">
              <w:r>
                <w:rPr>
                  <w:b/>
                  <w:bCs/>
                  <w:sz w:val="18"/>
                  <w:szCs w:val="18"/>
                </w:rPr>
                <w:t xml:space="preserve">Kun spot</w:t>
              </w:r>
            </w:ins>
          </w:p>
        </w:tc>
        <w:tc>
          <w:tcPr>
            <w:shd w:val="clear" w:color="auto" w:fill="D1E2E7"/>
          </w:tcPr>
          <w:p>
            <w:pPr>
              <w:spacing w:after="0" w:line="240" w:lineRule="auto"/>
              <w:jc w:val="right"/>
              <w:rPr>
                <w:ins w:id="9228" w:author="Claude" w:date="2026-10-15T14:38:52Z"/>
              </w:rPr>
            </w:pPr>
            <w:ins w:id="9229" w:author="Claude" w:date="2026-10-15T14:38:52Z">
              <w:r>
                <w:rPr>
                  <w:b/>
                  <w:bCs/>
                  <w:sz w:val="18"/>
                  <w:szCs w:val="18"/>
                </w:rPr>
                <w:t xml:space="preserve">Faktisk marked</w:t>
              </w:r>
            </w:ins>
          </w:p>
        </w:tc>
        <w:tc>
          <w:tcPr>
            <w:shd w:val="clear" w:color="auto" w:fill="D1E2E7"/>
          </w:tcPr>
          <w:p>
            <w:pPr>
              <w:spacing w:after="0" w:line="240" w:lineRule="auto"/>
              <w:jc w:val="right"/>
              <w:rPr>
                <w:ins w:id="9230" w:author="Claude" w:date="2026-10-15T14:38:52Z"/>
              </w:rPr>
            </w:pPr>
            <w:ins w:id="9231" w:author="Claude" w:date="2026-10-15T14:38:52Z">
              <w:r>
                <w:rPr>
                  <w:b/>
                  <w:bCs/>
                  <w:sz w:val="18"/>
                  <w:szCs w:val="18"/>
                </w:rPr>
                <w:t xml:space="preserve">2026-marked</w:t>
              </w:r>
            </w:ins>
          </w:p>
        </w:tc>
      </w:tr>
      <w:tr>
        <w:trPr>
          <w:ins w:id="9232" w:author="Claude" w:date="2026-10-15T14:38:52Z"/>
        </w:trPr>
        <w:tc>
          <w:tcPr/>
          <w:p>
            <w:pPr>
              <w:spacing w:after="0" w:line="240" w:lineRule="auto"/>
              <w:jc w:val="left"/>
              <w:rPr>
                <w:ins w:id="9233" w:author="Claude" w:date="2026-10-15T14:38:52Z"/>
              </w:rPr>
            </w:pPr>
            <w:ins w:id="9234" w:author="Claude" w:date="2026-10-15T14:38:52Z">
              <w:r>
                <w:rPr>
                  <w:sz w:val="18"/>
                  <w:szCs w:val="18"/>
                </w:rPr>
                <w:t xml:space="preserve">0 m³</w:t>
              </w:r>
            </w:ins>
          </w:p>
        </w:tc>
        <w:tc>
          <w:tcPr/>
          <w:p>
            <w:pPr>
              <w:spacing w:after="0" w:line="240" w:lineRule="auto"/>
              <w:jc w:val="right"/>
              <w:rPr>
                <w:ins w:id="9235" w:author="Claude" w:date="2026-10-15T14:38:52Z"/>
              </w:rPr>
            </w:pPr>
            <w:ins w:id="9236" w:author="Claude" w:date="2026-10-15T14:38:52Z">
              <w:r>
                <w:rPr>
                  <w:sz w:val="18"/>
                  <w:szCs w:val="18"/>
                </w:rPr>
                <w:t xml:space="preserve">0</w:t>
              </w:r>
            </w:ins>
          </w:p>
        </w:tc>
        <w:tc>
          <w:tcPr/>
          <w:p>
            <w:pPr>
              <w:spacing w:after="0" w:line="240" w:lineRule="auto"/>
              <w:jc w:val="right"/>
              <w:rPr>
                <w:ins w:id="9237" w:author="Claude" w:date="2026-10-15T14:38:52Z"/>
              </w:rPr>
            </w:pPr>
            <w:ins w:id="9238" w:author="Claude" w:date="2026-10-15T14:38:52Z">
              <w:r>
                <w:rPr>
                  <w:sz w:val="18"/>
                  <w:szCs w:val="18"/>
                </w:rPr>
                <w:t xml:space="preserve">0</w:t>
              </w:r>
            </w:ins>
          </w:p>
        </w:tc>
        <w:tc>
          <w:tcPr/>
          <w:p>
            <w:pPr>
              <w:spacing w:after="0" w:line="240" w:lineRule="auto"/>
              <w:jc w:val="right"/>
              <w:rPr>
                <w:ins w:id="9239" w:author="Claude" w:date="2026-10-15T14:38:52Z"/>
              </w:rPr>
            </w:pPr>
            <w:ins w:id="9240" w:author="Claude" w:date="2026-10-15T14:38:52Z">
              <w:r>
                <w:rPr>
                  <w:sz w:val="18"/>
                  <w:szCs w:val="18"/>
                </w:rPr>
                <w:t xml:space="preserve">0</w:t>
              </w:r>
            </w:ins>
          </w:p>
        </w:tc>
      </w:tr>
      <w:tr>
        <w:trPr>
          <w:ins w:id="9241" w:author="Claude" w:date="2026-10-15T14:38:52Z"/>
        </w:trPr>
        <w:tc>
          <w:tcPr/>
          <w:p>
            <w:pPr>
              <w:spacing w:after="0" w:line="240" w:lineRule="auto"/>
              <w:jc w:val="left"/>
              <w:rPr>
                <w:ins w:id="9242" w:author="Claude" w:date="2026-10-15T14:38:52Z"/>
              </w:rPr>
            </w:pPr>
            <w:ins w:id="9243" w:author="Claude" w:date="2026-10-15T14:38:52Z">
              <w:r>
                <w:rPr>
                  <w:sz w:val="18"/>
                  <w:szCs w:val="18"/>
                </w:rPr>
                <w:t xml:space="preserve">4.000 m³</w:t>
              </w:r>
            </w:ins>
          </w:p>
        </w:tc>
        <w:tc>
          <w:tcPr/>
          <w:p>
            <w:pPr>
              <w:spacing w:after="0" w:line="240" w:lineRule="auto"/>
              <w:jc w:val="right"/>
              <w:rPr>
                <w:ins w:id="9244" w:author="Claude" w:date="2026-10-15T14:38:52Z"/>
              </w:rPr>
            </w:pPr>
            <w:ins w:id="9245" w:author="Claude" w:date="2026-10-15T14:38:52Z">
              <w:r>
                <w:rPr>
                  <w:sz w:val="18"/>
                  <w:szCs w:val="18"/>
                </w:rPr>
                <w:t xml:space="preserve">4,31 (79 %)</w:t>
              </w:r>
            </w:ins>
          </w:p>
        </w:tc>
        <w:tc>
          <w:tcPr/>
          <w:p>
            <w:pPr>
              <w:spacing w:after="0" w:line="240" w:lineRule="auto"/>
              <w:jc w:val="right"/>
              <w:rPr>
                <w:ins w:id="9246" w:author="Claude" w:date="2026-10-15T14:38:52Z"/>
              </w:rPr>
            </w:pPr>
            <w:ins w:id="9247" w:author="Claude" w:date="2026-10-15T14:38:52Z">
              <w:r>
                <w:rPr>
                  <w:sz w:val="18"/>
                  <w:szCs w:val="18"/>
                </w:rPr>
                <w:t xml:space="preserve">7,90 (91 %)</w:t>
              </w:r>
            </w:ins>
          </w:p>
        </w:tc>
        <w:tc>
          <w:tcPr/>
          <w:p>
            <w:pPr>
              <w:spacing w:after="0" w:line="240" w:lineRule="auto"/>
              <w:jc w:val="right"/>
              <w:rPr>
                <w:ins w:id="9248" w:author="Claude" w:date="2026-10-15T14:38:52Z"/>
              </w:rPr>
            </w:pPr>
            <w:ins w:id="9249" w:author="Claude" w:date="2026-10-15T14:38:52Z">
              <w:r>
                <w:rPr>
                  <w:sz w:val="18"/>
                  <w:szCs w:val="18"/>
                </w:rPr>
                <w:t xml:space="preserve">7,16 (89 %)</w:t>
              </w:r>
            </w:ins>
          </w:p>
        </w:tc>
      </w:tr>
      <w:tr>
        <w:trPr>
          <w:ins w:id="9250" w:author="Claude" w:date="2026-10-15T14:38:52Z"/>
        </w:trPr>
        <w:tc>
          <w:tcPr/>
          <w:p>
            <w:pPr>
              <w:spacing w:after="0" w:line="240" w:lineRule="auto"/>
              <w:jc w:val="left"/>
              <w:rPr>
                <w:ins w:id="9251" w:author="Claude" w:date="2026-10-15T14:38:52Z"/>
              </w:rPr>
            </w:pPr>
            <w:ins w:id="9252" w:author="Claude" w:date="2026-10-15T14:38:52Z">
              <w:r>
                <w:rPr>
                  <w:sz w:val="18"/>
                  <w:szCs w:val="18"/>
                </w:rPr>
                <w:t xml:space="preserve">8.000 m³</w:t>
              </w:r>
            </w:ins>
          </w:p>
        </w:tc>
        <w:tc>
          <w:tcPr/>
          <w:p>
            <w:pPr>
              <w:spacing w:after="0" w:line="240" w:lineRule="auto"/>
              <w:jc w:val="right"/>
              <w:rPr>
                <w:ins w:id="9253" w:author="Claude" w:date="2026-10-15T14:38:52Z"/>
              </w:rPr>
            </w:pPr>
            <w:ins w:id="9254" w:author="Claude" w:date="2026-10-15T14:38:52Z">
              <w:r>
                <w:rPr>
                  <w:sz w:val="18"/>
                  <w:szCs w:val="18"/>
                </w:rPr>
                <w:t xml:space="preserve">4,97 (92 %)</w:t>
              </w:r>
            </w:ins>
          </w:p>
        </w:tc>
        <w:tc>
          <w:tcPr/>
          <w:p>
            <w:pPr>
              <w:spacing w:after="0" w:line="240" w:lineRule="auto"/>
              <w:jc w:val="right"/>
              <w:rPr>
                <w:ins w:id="9255" w:author="Claude" w:date="2026-10-15T14:38:52Z"/>
              </w:rPr>
            </w:pPr>
            <w:ins w:id="9256" w:author="Claude" w:date="2026-10-15T14:38:52Z">
              <w:r>
                <w:rPr>
                  <w:sz w:val="18"/>
                  <w:szCs w:val="18"/>
                </w:rPr>
                <w:t xml:space="preserve">8,36 (96 %)</w:t>
              </w:r>
            </w:ins>
          </w:p>
        </w:tc>
        <w:tc>
          <w:tcPr/>
          <w:p>
            <w:pPr>
              <w:spacing w:after="0" w:line="240" w:lineRule="auto"/>
              <w:jc w:val="right"/>
              <w:rPr>
                <w:ins w:id="9257" w:author="Claude" w:date="2026-10-15T14:38:52Z"/>
              </w:rPr>
            </w:pPr>
            <w:ins w:id="9258" w:author="Claude" w:date="2026-10-15T14:38:52Z">
              <w:r>
                <w:rPr>
                  <w:sz w:val="18"/>
                  <w:szCs w:val="18"/>
                </w:rPr>
                <w:t xml:space="preserve">7,66 (95 %)</w:t>
              </w:r>
            </w:ins>
          </w:p>
        </w:tc>
      </w:tr>
      <w:tr>
        <w:trPr>
          <w:ins w:id="9259" w:author="Claude" w:date="2026-10-15T14:38:52Z"/>
        </w:trPr>
        <w:tc>
          <w:tcPr/>
          <w:p>
            <w:pPr>
              <w:spacing w:after="0" w:line="240" w:lineRule="auto"/>
              <w:jc w:val="left"/>
              <w:rPr>
                <w:ins w:id="9260" w:author="Claude" w:date="2026-10-15T14:38:52Z"/>
              </w:rPr>
            </w:pPr>
            <w:ins w:id="9261" w:author="Claude" w:date="2026-10-15T14:38:52Z">
              <w:r>
                <w:rPr>
                  <w:sz w:val="18"/>
                  <w:szCs w:val="18"/>
                </w:rPr>
                <w:t xml:space="preserve">14.000 m³</w:t>
              </w:r>
            </w:ins>
          </w:p>
        </w:tc>
        <w:tc>
          <w:tcPr/>
          <w:p>
            <w:pPr>
              <w:spacing w:after="0" w:line="240" w:lineRule="auto"/>
              <w:jc w:val="right"/>
              <w:rPr>
                <w:ins w:id="9262" w:author="Claude" w:date="2026-10-15T14:38:52Z"/>
              </w:rPr>
            </w:pPr>
            <w:ins w:id="9263" w:author="Claude" w:date="2026-10-15T14:38:52Z">
              <w:r>
                <w:rPr>
                  <w:sz w:val="18"/>
                  <w:szCs w:val="18"/>
                </w:rPr>
                <w:t xml:space="preserve">5,43 (100 %)</w:t>
              </w:r>
            </w:ins>
          </w:p>
        </w:tc>
        <w:tc>
          <w:tcPr/>
          <w:p>
            <w:pPr>
              <w:spacing w:after="0" w:line="240" w:lineRule="auto"/>
              <w:jc w:val="right"/>
              <w:rPr>
                <w:ins w:id="9264" w:author="Claude" w:date="2026-10-15T14:38:52Z"/>
              </w:rPr>
            </w:pPr>
            <w:ins w:id="9265" w:author="Claude" w:date="2026-10-15T14:38:52Z">
              <w:r>
                <w:rPr>
                  <w:sz w:val="18"/>
                  <w:szCs w:val="18"/>
                </w:rPr>
                <w:t xml:space="preserve">8,70 (100 %)</w:t>
              </w:r>
            </w:ins>
          </w:p>
        </w:tc>
        <w:tc>
          <w:tcPr/>
          <w:p>
            <w:pPr>
              <w:spacing w:after="0" w:line="240" w:lineRule="auto"/>
              <w:jc w:val="right"/>
              <w:rPr>
                <w:ins w:id="9266" w:author="Claude" w:date="2026-10-15T14:38:52Z"/>
              </w:rPr>
            </w:pPr>
            <w:ins w:id="9267" w:author="Claude" w:date="2026-10-15T14:38:52Z">
              <w:r>
                <w:rPr>
                  <w:sz w:val="18"/>
                  <w:szCs w:val="18"/>
                </w:rPr>
                <w:t xml:space="preserve">8,04 (100 %)</w:t>
              </w:r>
            </w:ins>
          </w:p>
        </w:tc>
      </w:tr>
    </w:tbl>
    <w:p>
      <w:pPr>
        <w:spacing w:after="60"/>
        <w:rPr>
          <w:ins w:id="9268" w:author="Claude" w:date="2026-10-15T14:38:52Z"/>
        </w:rPr>
      </w:pPr>
    </w:p>
    <w:p>
      <w:pPr>
        <w:rPr>
          <w:ins w:id="9269" w:author="Claude" w:date="2026-10-15T14:38:52Z"/>
        </w:rPr>
      </w:pPr>
      <w:ins w:id="9270" w:author="Claude" w:date="2026-10-15T14:38:52Z">
        <w:r>
          <w:drawing>
            <wp:inline>
              <wp:extent cx="4320000" cy="2400000"/>
              <wp:effectExtent b="0" l="0" r="0" t="0"/>
              <wp:docPr descr="Figur 4.2. Tankens værdi som funktion af volumen, Billund i dag." title="" id="9103" name="Picture"/>
              <a:graphic>
                <a:graphicData uri="http://schemas.openxmlformats.org/drawingml/2006/picture">
                  <pic:pic>
                    <pic:nvPicPr>
                      <pic:cNvPr descr="rIdC4_2.png" id="9104" name="Picture"/>
                      <pic:cNvPicPr>
                        <a:picLocks noChangeArrowheads="1" noChangeAspect="1"/>
                      </pic:cNvPicPr>
                    </pic:nvPicPr>
                    <pic:blipFill>
                      <a:blip r:embed="rIdC4_2"/>
                      <a:stretch>
                        <a:fillRect/>
                      </a:stretch>
                    </pic:blipFill>
                    <pic:spPr bwMode="auto">
                      <a:xfrm>
                        <a:off x="0" y="0"/>
                        <a:ext cx="4320000" cy="2400000"/>
                      </a:xfrm>
                      <a:prstGeom prst="rect">
                        <a:avLst/>
                      </a:prstGeom>
                      <a:noFill/>
                      <a:ln w="9525">
                        <a:noFill/>
                        <a:headEnd/>
                        <a:tailEnd/>
                      </a:ln>
                    </pic:spPr>
                  </pic:pic>
                </a:graphicData>
              </a:graphic>
            </wp:inline>
          </w:drawing>
        </w:r>
      </w:ins>
    </w:p>
    <w:p>
      <w:pPr>
        <w:pStyle w:val="Billedtekst"/>
        <w:rPr>
          <w:ins w:id="9271" w:author="Claude" w:date="2026-10-15T14:38:52Z"/>
        </w:rPr>
      </w:pPr>
      <w:ins w:id="9272" w:author="Claude" w:date="2026-10-15T14:38:52Z">
        <w:r>
          <w:t xml:space="preserve">Figur 4.2. Tankens værdi som funktion af volumen, Billund i dag.</w:t>
        </w:r>
      </w:ins>
    </w:p>
    <w:p>
      <w:pPr>
        <w:rPr>
          <w:ins w:id="9273" w:author="Claude" w:date="2026-10-15T14:38:52Z"/>
        </w:rPr>
      </w:pPr>
      <w:ins w:id="9274" w:author="Claude" w:date="2026-10-15T14:38:52Z">
        <w:r>
          <w:t xml:space="preserve">På spotmarkedet fanger de første 4.000 m³ 79 % af tankens værdi og 8.000 m³ 92 %. Med balancemarkedet mættes værdien hurtigere: 4.000 m³ fanger ca. 90 %. Det er den første del af tanken, der gør reservationen mulig, og 4.000 m³ rækker til at afsætte varmen fra de reserverede enheder i de fleste timer. De sidste 6.000 m³ er 0,35–0,46 mio. kr. om året værd.</w:t>
        </w:r>
      </w:ins>
    </w:p>
    <w:p>
      <w:pPr>
        <w:rPr>
          <w:ins w:id="9275" w:author="Claude" w:date="2026-10-15T14:38:52Z"/>
        </w:rPr>
      </w:pPr>
      <w:ins w:id="9276" w:author="Claude" w:date="2026-10-15T14:38:52Z">
        <w:r>
          <w:t xml:space="preserve">Med det gamle anlæg fangede 4.000 m³ 83 % af spotværdien. Den nye elkedel giver mere el-kapacitet at lade tanken med, og spotværdien mættes derfor lidt langsommere.</w:t>
        </w:r>
      </w:ins>
    </w:p>
    <w:p>
      <w:pPr>
        <w:pStyle w:val="Overskrift2"/>
        <w:rPr>
          <w:ins w:id="9277" w:author="Claude" w:date="2026-10-15T14:38:52Z"/>
        </w:rPr>
      </w:pPr>
      <w:ins w:id="9278" w:author="Claude" w:date="2026-10-15T14:38:52Z">
        <w:r>
          <w:t xml:space="preserve">4.4 Følsomhed og to fund</w:t>
        </w:r>
      </w:ins>
    </w:p>
    <w:p>
      <w:pPr>
        <w:rPr>
          <w:ins w:id="9279" w:author="Claude" w:date="2026-10-15T14:38:52Z"/>
        </w:rPr>
      </w:pPr>
      <w:ins w:id="9280" w:author="Claude" w:date="2026-10-15T14:38:52Z">
        <w:r>
          <w:rPr>
            <w:b/>
            <w:bCs/>
          </w:rPr>
          <w:t xml:space="preserve">Biomassepris.</w:t>
        </w:r>
      </w:ins>
      <w:ins w:id="9281" w:author="Claude" w:date="2026-10-15T14:38:52Z">
        <w:r>
          <w:t xml:space="preserve"> Med halm- og flispris 25 % højere (256 og 245 kr./MWh) er tankens værdi på spotmarkedet 6.496.397 kr. mod 5.426.285 kr., ca. 20 % mere. I det faktiske marked er den 9.233.727 kr. mod 8.702.995 kr., 6 % mere. Når halm og flis bliver dyrere, bliver el-enhederne konkurrencedygtige i flere timer, og tanken flytter mere produktion over på el. Med balancemarkedet åbent kører el-enhederne allerede meget, så brændselsprisen betyder mindre for tankens værdi. En businesscase bør regnes med de priser, værket forventer i tankens levetid.</w:t>
        </w:r>
      </w:ins>
    </w:p>
    <w:p>
      <w:pPr>
        <w:rPr>
          <w:ins w:id="9282" w:author="Claude" w:date="2026-10-15T14:38:52Z"/>
        </w:rPr>
      </w:pPr>
      <w:ins w:id="9283" w:author="Claude" w:date="2026-10-15T14:38:52Z">
        <w:r>
          <w:rPr>
            <w:b/>
            <w:bCs/>
          </w:rPr>
          <w:t xml:space="preserve">Netloftet.</w:t>
        </w:r>
      </w:ins>
      <w:ins w:id="9284" w:author="Claude" w:date="2026-10-15T14:38:52Z">
        <w:r>
          <w:t xml:space="preserve"> Nettilslutningen på 33 MW koster ca. 0,23 mio. kr. om året med tank i begge balancemarkeder og 0,28 mio. kr. på spotmarkedet. Uden tank koster den praktisk taget intet; forskellene på 1.600–3.900 kr. er inden for solverens gab. Loftet binder i de timer, hvor tanken lades med fuld el-kapacitet, og uden tank er der ikke noget at lade. Tankens værdi er derfor 0,24–0,28 mio. kr. lavere med loftet end uden.</w:t>
        </w:r>
      </w:ins>
    </w:p>
    <w:p>
      <w:pPr>
        <w:rPr>
          <w:ins w:id="9285" w:author="Claude" w:date="2026-10-15T14:38:52Z"/>
        </w:rPr>
      </w:pPr>
      <w:ins w:id="9286" w:author="Claude" w:date="2026-10-15T14:38:52Z">
        <w:r>
          <w:rPr>
            <w:b/>
            <w:bCs/>
          </w:rPr>
          <w:t xml:space="preserve">Starttilstanden betyder noget.</w:t>
        </w:r>
      </w:ins>
      <w:ins w:id="9287" w:author="Claude" w:date="2026-10-15T14:38:52Z">
        <w:r>
          <w:t xml:space="preserve"> Billunds oprindelige case lader flis- og halmkedlen være tændt 1. juli. Med tanken går det, fordi overskudsvarmen kan lægges i tanken. Uden tanken er det uløseligt: de to kedlers minimumslast og fliskedlens minimumsdriftstid på 168 timer giver mere varme, end nettet aftager i juli–september. Alle kørsler i kapitlet starter derfor med begge kedler slukket. Lektien gælder ethvert værk: en tank skjuler en urealistisk antagelse, og det ses først, når tanken fjernes.</w:t>
        </w:r>
      </w:ins>
    </w:p>
    <w:p>
      <w:pPr>
        <w:rPr>
          <w:ins w:id="9288" w:author="Claude" w:date="2026-10-15T14:38:52Z"/>
        </w:rPr>
      </w:pPr>
      <w:ins w:id="9289" w:author="Claude" w:date="2026-10-15T14:38:52Z">
        <w:r>
          <w:rPr>
            <w:b/>
            <w:bCs/>
          </w:rPr>
          <w:t xml:space="preserve">“Optimal” er ikke det samme som rigtig.</w:t>
        </w:r>
      </w:ins>
      <w:ins w:id="9290" w:author="Claude" w:date="2026-10-15T14:38:52Z">
        <w:r>
          <w:t xml:space="preserve"> Under arbejdet med kapitlet gav en af HiGHS’ forenklingsregler (presolve-reglen aggregator) for dyre løsninger, som solveren rapporterede som optimale. Det skete i kørsler med drift uden aktivering og uden tank. Det rullende år uden tank med balancemarked gav 26.014.815 kr. i stedet for 25.463.244 kr. Modellen slår reglen fra, når planen uden aktivering er med (rettet 15. oktober 2026), og alle tal i rapporten er regnet med rettelsen.</w:t>
        </w:r>
      </w:ins>
    </w:p>
    <w:p>
      <w:pPr>
        <w:pStyle w:val="Overskrift2"/>
        <w:rPr>
          <w:ins w:id="9291" w:author="Claude" w:date="2026-10-15T14:38:52Z"/>
        </w:rPr>
      </w:pPr>
      <w:ins w:id="9292" w:author="Claude" w:date="2026-10-15T14:38:52Z">
        <w:r>
          <w:t xml:space="preserve">4.5 Budstrategien bestemmer tallet</w:t>
        </w:r>
      </w:ins>
    </w:p>
    <w:p>
      <w:pPr>
        <w:rPr>
          <w:ins w:id="9293" w:author="Claude" w:date="2026-10-15T14:38:52Z"/>
        </w:rPr>
      </w:pPr>
      <w:ins w:id="9294" w:author="Claude" w:date="2026-10-15T14:38:52Z">
        <w:r>
          <w:t xml:space="preserve">Afsnit 4.1–4.4 er Spor A: modellen kender aktiveringen på forhånd, og al budt effekt i merit regnes som aktiveret. Et værk kender ikke aktiveringen. Det byder dagen før og afregnes bagefter på det, der faktisk blev aktiveret. Hvor stort balancetallet bliver, afhænger derfor mere af budstrategien end af markedet.</w:t>
        </w:r>
      </w:ins>
    </w:p>
    <w:p>
      <w:pPr>
        <w:rPr>
          <w:ins w:id="9295" w:author="Claude" w:date="2026-10-15T14:38:52Z"/>
        </w:rPr>
      </w:pPr>
      <w:ins w:id="9296" w:author="Claude" w:date="2026-10-15T14:38:52Z">
        <w:r>
          <w:t xml:space="preserve">En budstrategi består af tre valg: hvornår værket byder (budprisen på kapacitet), hvor meget det byder (en fast blok, op til en blok eller alt, hvad fysikken tillader), og hvad det ved, når det byder (kendte aktiveringer eller en prognose). Modellen har seks færdige budprofiler, fra “vi byder ikke” til et teoretisk loft. De er beskrevet i </w:t>
        </w:r>
      </w:ins>
      <w:ins w:id="9297" w:author="Claude" w:date="2026-10-15T14:38:52Z">
        <w:r>
          <w:rPr>
            <w:rStyle w:val="VerbatimChar"/>
          </w:rPr>
          <w:t xml:space="preserve">doc/BUDSTRATEGI.md</w:t>
        </w:r>
      </w:ins>
      <w:ins w:id="9298" w:author="Claude" w:date="2026-10-15T14:38:52Z">
        <w:r>
          <w:t xml:space="preserve"> og i notatet om budstrategi fra kursusdagen 22. oktober 2026.</w:t>
        </w:r>
      </w:ins>
    </w:p>
    <w:p>
      <w:pPr>
        <w:rPr>
          <w:ins w:id="9299" w:author="Claude" w:date="2026-10-15T14:38:52Z"/>
        </w:rPr>
      </w:pPr>
      <w:ins w:id="9300" w:author="Claude" w:date="2026-10-15T14:38:52Z">
        <w:r>
          <w:t xml:space="preserve">Tabel 4.4 viser, hvad valgene betyder, på det fiktive referenceværk Andeby (kapitel 9). Varmepumpen og elkedlen er prækvalificeret med i alt ca. 5 MW eloptag. Antagelserne strammes én ad gangen på kursets to vinduer på 12 dage. Alle kørsler har drift uden aktivering.</w:t>
        </w:r>
      </w:ins>
    </w:p>
    <w:p>
      <w:pPr>
        <w:pStyle w:val="Billedtekst"/>
        <w:rPr>
          <w:ins w:id="9301" w:author="Claude" w:date="2026-10-15T14:38:52Z"/>
        </w:rPr>
      </w:pPr>
      <w:ins w:id="9302" w:author="Claude" w:date="2026-10-15T14:38:52Z">
        <w:r>
          <w:t xml:space="preserve">Tabel 4.4. Balancens værdi på Andeby med tank, 1.000 kr. for 12 dage, vinter 5.–16. januar og sommer 8.–19. juni 2026. Profilnumrene henviser til doc/BUDSTRATEGI.md.</w:t>
        </w:r>
      </w:ins>
    </w:p>
    <w:tbl>
      <w:tblPr>
        <w:tblStyle w:val="Tabel-Gitter"/>
        <w:tblW w:w="5000" w:type="pct"/>
        <w:tblLook w:val="0020" w:firstRow="1" w:lastRow="0" w:firstColumn="0" w:lastColumn="0" w:noHBand="0" w:noVBand="0"/>
      </w:tblPr>
      <w:tblGrid>
        <w:gridCol w:w="5520"/>
        <w:gridCol w:w="1200"/>
        <w:gridCol w:w="1200"/>
      </w:tblGrid>
      <w:tr>
        <w:trPr>
          <w:tblHeader w:val="true"/>
          <w:ins w:id="9303" w:author="Claude" w:date="2026-10-15T14:38:52Z"/>
        </w:trPr>
        <w:tc>
          <w:tcPr>
            <w:shd w:val="clear" w:color="auto" w:fill="D1E2E7"/>
          </w:tcPr>
          <w:p>
            <w:pPr>
              <w:spacing w:after="0" w:line="240" w:lineRule="auto"/>
              <w:jc w:val="left"/>
              <w:rPr>
                <w:ins w:id="9304" w:author="Claude" w:date="2026-10-15T14:38:52Z"/>
              </w:rPr>
            </w:pPr>
            <w:ins w:id="9305" w:author="Claude" w:date="2026-10-15T14:38:52Z">
              <w:r>
                <w:rPr>
                  <w:b/>
                  <w:bCs/>
                  <w:sz w:val="18"/>
                  <w:szCs w:val="18"/>
                </w:rPr>
                <w:t xml:space="preserve">Trin og antagelse</w:t>
              </w:r>
            </w:ins>
          </w:p>
        </w:tc>
        <w:tc>
          <w:tcPr>
            <w:shd w:val="clear" w:color="auto" w:fill="D1E2E7"/>
          </w:tcPr>
          <w:p>
            <w:pPr>
              <w:spacing w:after="0" w:line="240" w:lineRule="auto"/>
              <w:jc w:val="right"/>
              <w:rPr>
                <w:ins w:id="9306" w:author="Claude" w:date="2026-10-15T14:38:52Z"/>
              </w:rPr>
            </w:pPr>
            <w:ins w:id="9307" w:author="Claude" w:date="2026-10-15T14:38:52Z">
              <w:r>
                <w:rPr>
                  <w:b/>
                  <w:bCs/>
                  <w:sz w:val="18"/>
                  <w:szCs w:val="18"/>
                </w:rPr>
                <w:t xml:space="preserve">Vinter</w:t>
              </w:r>
            </w:ins>
          </w:p>
        </w:tc>
        <w:tc>
          <w:tcPr>
            <w:shd w:val="clear" w:color="auto" w:fill="D1E2E7"/>
          </w:tcPr>
          <w:p>
            <w:pPr>
              <w:spacing w:after="0" w:line="240" w:lineRule="auto"/>
              <w:jc w:val="right"/>
              <w:rPr>
                <w:ins w:id="9308" w:author="Claude" w:date="2026-10-15T14:38:52Z"/>
              </w:rPr>
            </w:pPr>
            <w:ins w:id="9309" w:author="Claude" w:date="2026-10-15T14:38:52Z">
              <w:r>
                <w:rPr>
                  <w:b/>
                  <w:bCs/>
                  <w:sz w:val="18"/>
                  <w:szCs w:val="18"/>
                </w:rPr>
                <w:t xml:space="preserve">Sommer</w:t>
              </w:r>
            </w:ins>
          </w:p>
        </w:tc>
      </w:tr>
      <w:tr>
        <w:trPr>
          <w:ins w:id="9310" w:author="Claude" w:date="2026-10-15T14:38:52Z"/>
        </w:trPr>
        <w:tc>
          <w:tcPr/>
          <w:p>
            <w:pPr>
              <w:spacing w:after="0" w:line="240" w:lineRule="auto"/>
              <w:jc w:val="left"/>
              <w:rPr>
                <w:ins w:id="9311" w:author="Claude" w:date="2026-10-15T14:38:52Z"/>
              </w:rPr>
            </w:pPr>
            <w:ins w:id="9312" w:author="Claude" w:date="2026-10-15T14:38:52Z">
              <w:r>
                <w:rPr>
                  <w:sz w:val="18"/>
                  <w:szCs w:val="18"/>
                </w:rPr>
                <w:t xml:space="preserve">A. Teoretisk loft: ingen budpris, hele buddet aktiveres, kendte aktiveringer (profil 5)</w:t>
              </w:r>
            </w:ins>
          </w:p>
        </w:tc>
        <w:tc>
          <w:tcPr/>
          <w:p>
            <w:pPr>
              <w:spacing w:after="0" w:line="240" w:lineRule="auto"/>
              <w:jc w:val="right"/>
              <w:rPr>
                <w:ins w:id="9313" w:author="Claude" w:date="2026-10-15T14:38:52Z"/>
              </w:rPr>
            </w:pPr>
            <w:ins w:id="9314" w:author="Claude" w:date="2026-10-15T14:38:52Z">
              <w:r>
                <w:rPr>
                  <w:sz w:val="18"/>
                  <w:szCs w:val="18"/>
                </w:rPr>
                <w:t xml:space="preserve">884</w:t>
              </w:r>
            </w:ins>
          </w:p>
        </w:tc>
        <w:tc>
          <w:tcPr/>
          <w:p>
            <w:pPr>
              <w:spacing w:after="0" w:line="240" w:lineRule="auto"/>
              <w:jc w:val="right"/>
              <w:rPr>
                <w:ins w:id="9315" w:author="Claude" w:date="2026-10-15T14:38:52Z"/>
              </w:rPr>
            </w:pPr>
            <w:ins w:id="9316" w:author="Claude" w:date="2026-10-15T14:38:52Z">
              <w:r>
                <w:rPr>
                  <w:sz w:val="18"/>
                  <w:szCs w:val="18"/>
                </w:rPr>
                <w:t xml:space="preserve">212</w:t>
              </w:r>
            </w:ins>
          </w:p>
        </w:tc>
      </w:tr>
      <w:tr>
        <w:trPr>
          <w:ins w:id="9317" w:author="Claude" w:date="2026-10-15T14:38:52Z"/>
        </w:trPr>
        <w:tc>
          <w:tcPr/>
          <w:p>
            <w:pPr>
              <w:spacing w:after="0" w:line="240" w:lineRule="auto"/>
              <w:jc w:val="left"/>
              <w:rPr>
                <w:ins w:id="9318" w:author="Claude" w:date="2026-10-15T14:38:52Z"/>
              </w:rPr>
            </w:pPr>
            <w:ins w:id="9319" w:author="Claude" w:date="2026-10-15T14:38:52Z">
              <w:r>
                <w:rPr>
                  <w:sz w:val="18"/>
                  <w:szCs w:val="18"/>
                </w:rPr>
                <w:t xml:space="preserve">B. Fast pris, alt vi kan; stadig hele buddet aktiveret og kendte aktiveringer</w:t>
              </w:r>
            </w:ins>
          </w:p>
        </w:tc>
        <w:tc>
          <w:tcPr/>
          <w:p>
            <w:pPr>
              <w:spacing w:after="0" w:line="240" w:lineRule="auto"/>
              <w:jc w:val="right"/>
              <w:rPr>
                <w:ins w:id="9320" w:author="Claude" w:date="2026-10-15T14:38:52Z"/>
              </w:rPr>
            </w:pPr>
            <w:ins w:id="9321" w:author="Claude" w:date="2026-10-15T14:38:52Z">
              <w:r>
                <w:rPr>
                  <w:sz w:val="18"/>
                  <w:szCs w:val="18"/>
                </w:rPr>
                <w:t xml:space="preserve">564</w:t>
              </w:r>
            </w:ins>
          </w:p>
        </w:tc>
        <w:tc>
          <w:tcPr/>
          <w:p>
            <w:pPr>
              <w:spacing w:after="0" w:line="240" w:lineRule="auto"/>
              <w:jc w:val="right"/>
              <w:rPr>
                <w:ins w:id="9322" w:author="Claude" w:date="2026-10-15T14:38:52Z"/>
              </w:rPr>
            </w:pPr>
            <w:ins w:id="9323" w:author="Claude" w:date="2026-10-15T14:38:52Z">
              <w:r>
                <w:rPr>
                  <w:sz w:val="18"/>
                  <w:szCs w:val="18"/>
                </w:rPr>
                <w:t xml:space="preserve">63</w:t>
              </w:r>
            </w:ins>
          </w:p>
        </w:tc>
      </w:tr>
      <w:tr>
        <w:trPr>
          <w:ins w:id="9324" w:author="Claude" w:date="2026-10-15T14:38:52Z"/>
        </w:trPr>
        <w:tc>
          <w:tcPr/>
          <w:p>
            <w:pPr>
              <w:spacing w:after="0" w:line="240" w:lineRule="auto"/>
              <w:jc w:val="left"/>
              <w:rPr>
                <w:ins w:id="9325" w:author="Claude" w:date="2026-10-15T14:38:52Z"/>
              </w:rPr>
            </w:pPr>
            <w:ins w:id="9326" w:author="Claude" w:date="2026-10-15T14:38:52Z">
              <w:r>
                <w:rPr>
                  <w:sz w:val="18"/>
                  <w:szCs w:val="18"/>
                </w:rPr>
                <w:t xml:space="preserve">C. Som B, men kun en andel af aFRR-buddet aktiveres (system_share)</w:t>
              </w:r>
            </w:ins>
          </w:p>
        </w:tc>
        <w:tc>
          <w:tcPr/>
          <w:p>
            <w:pPr>
              <w:spacing w:after="0" w:line="240" w:lineRule="auto"/>
              <w:jc w:val="right"/>
              <w:rPr>
                <w:ins w:id="9327" w:author="Claude" w:date="2026-10-15T14:38:52Z"/>
              </w:rPr>
            </w:pPr>
            <w:ins w:id="9328" w:author="Claude" w:date="2026-10-15T14:38:52Z">
              <w:r>
                <w:rPr>
                  <w:sz w:val="18"/>
                  <w:szCs w:val="18"/>
                </w:rPr>
                <w:t xml:space="preserve">351</w:t>
              </w:r>
            </w:ins>
          </w:p>
        </w:tc>
        <w:tc>
          <w:tcPr/>
          <w:p>
            <w:pPr>
              <w:spacing w:after="0" w:line="240" w:lineRule="auto"/>
              <w:jc w:val="right"/>
              <w:rPr>
                <w:ins w:id="9329" w:author="Claude" w:date="2026-10-15T14:38:52Z"/>
              </w:rPr>
            </w:pPr>
            <w:ins w:id="9330" w:author="Claude" w:date="2026-10-15T14:38:52Z">
              <w:r>
                <w:rPr>
                  <w:sz w:val="18"/>
                  <w:szCs w:val="18"/>
                </w:rPr>
                <w:t xml:space="preserve">51</w:t>
              </w:r>
            </w:ins>
          </w:p>
        </w:tc>
      </w:tr>
      <w:tr>
        <w:trPr>
          <w:ins w:id="9331" w:author="Claude" w:date="2026-10-15T14:38:52Z"/>
        </w:trPr>
        <w:tc>
          <w:tcPr/>
          <w:p>
            <w:pPr>
              <w:spacing w:after="0" w:line="240" w:lineRule="auto"/>
              <w:jc w:val="left"/>
              <w:rPr>
                <w:ins w:id="9332" w:author="Claude" w:date="2026-10-15T14:38:52Z"/>
              </w:rPr>
            </w:pPr>
            <w:ins w:id="9333" w:author="Claude" w:date="2026-10-15T14:38:52Z">
              <w:r>
                <w:rPr>
                  <w:sz w:val="18"/>
                  <w:szCs w:val="18"/>
                </w:rPr>
                <w:t xml:space="preserve">D. Som C, men besluttet på prognose og afregnet på det realiserede (profil 3)</w:t>
              </w:r>
            </w:ins>
          </w:p>
        </w:tc>
        <w:tc>
          <w:tcPr/>
          <w:p>
            <w:pPr>
              <w:spacing w:after="0" w:line="240" w:lineRule="auto"/>
              <w:jc w:val="right"/>
              <w:rPr>
                <w:ins w:id="9334" w:author="Claude" w:date="2026-10-15T14:38:52Z"/>
              </w:rPr>
            </w:pPr>
            <w:ins w:id="9335" w:author="Claude" w:date="2026-10-15T14:38:52Z">
              <w:r>
                <w:rPr>
                  <w:sz w:val="18"/>
                  <w:szCs w:val="18"/>
                </w:rPr>
                <w:t xml:space="preserve">235</w:t>
              </w:r>
            </w:ins>
          </w:p>
        </w:tc>
        <w:tc>
          <w:tcPr/>
          <w:p>
            <w:pPr>
              <w:spacing w:after="0" w:line="240" w:lineRule="auto"/>
              <w:jc w:val="right"/>
              <w:rPr>
                <w:ins w:id="9336" w:author="Claude" w:date="2026-10-15T14:38:52Z"/>
              </w:rPr>
            </w:pPr>
            <w:ins w:id="9337" w:author="Claude" w:date="2026-10-15T14:38:52Z">
              <w:r>
                <w:rPr>
                  <w:sz w:val="18"/>
                  <w:szCs w:val="18"/>
                </w:rPr>
                <w:t xml:space="preserve">34</w:t>
              </w:r>
            </w:ins>
          </w:p>
        </w:tc>
      </w:tr>
      <w:tr>
        <w:trPr>
          <w:ins w:id="9338" w:author="Claude" w:date="2026-10-15T14:38:52Z"/>
        </w:trPr>
        <w:tc>
          <w:tcPr/>
          <w:p>
            <w:pPr>
              <w:spacing w:after="0" w:line="240" w:lineRule="auto"/>
              <w:jc w:val="left"/>
              <w:rPr>
                <w:ins w:id="9339" w:author="Claude" w:date="2026-10-15T14:38:52Z"/>
              </w:rPr>
            </w:pPr>
            <w:ins w:id="9340" w:author="Claude" w:date="2026-10-15T14:38:52Z">
              <w:r>
                <w:rPr>
                  <w:sz w:val="18"/>
                  <w:szCs w:val="18"/>
                </w:rPr>
                <w:t xml:space="preserve">E′. Fast pris, fast mængde, samme antagelser som D (profil 2)</w:t>
              </w:r>
            </w:ins>
          </w:p>
        </w:tc>
        <w:tc>
          <w:tcPr/>
          <w:p>
            <w:pPr>
              <w:spacing w:after="0" w:line="240" w:lineRule="auto"/>
              <w:jc w:val="right"/>
              <w:rPr>
                <w:ins w:id="9341" w:author="Claude" w:date="2026-10-15T14:38:52Z"/>
              </w:rPr>
            </w:pPr>
            <w:ins w:id="9342" w:author="Claude" w:date="2026-10-15T14:38:52Z">
              <w:r>
                <w:rPr>
                  <w:sz w:val="18"/>
                  <w:szCs w:val="18"/>
                </w:rPr>
                <w:t xml:space="preserve">188</w:t>
              </w:r>
            </w:ins>
          </w:p>
        </w:tc>
        <w:tc>
          <w:tcPr/>
          <w:p>
            <w:pPr>
              <w:spacing w:after="0" w:line="240" w:lineRule="auto"/>
              <w:jc w:val="right"/>
              <w:rPr>
                <w:ins w:id="9343" w:author="Claude" w:date="2026-10-15T14:38:52Z"/>
              </w:rPr>
            </w:pPr>
            <w:ins w:id="9344" w:author="Claude" w:date="2026-10-15T14:38:52Z">
              <w:r>
                <w:rPr>
                  <w:sz w:val="18"/>
                  <w:szCs w:val="18"/>
                </w:rPr>
                <w:t xml:space="preserve">34</w:t>
              </w:r>
            </w:ins>
          </w:p>
        </w:tc>
      </w:tr>
      <w:tr>
        <w:trPr>
          <w:ins w:id="9345" w:author="Claude" w:date="2026-10-15T14:38:52Z"/>
        </w:trPr>
        <w:tc>
          <w:tcPr/>
          <w:p>
            <w:pPr>
              <w:spacing w:after="0" w:line="240" w:lineRule="auto"/>
              <w:jc w:val="left"/>
              <w:rPr>
                <w:ins w:id="9346" w:author="Claude" w:date="2026-10-15T14:38:52Z"/>
              </w:rPr>
            </w:pPr>
            <w:ins w:id="9347" w:author="Claude" w:date="2026-10-15T14:38:52Z">
              <w:r>
                <w:rPr>
                  <w:sz w:val="18"/>
                  <w:szCs w:val="18"/>
                </w:rPr>
                <w:t xml:space="preserve">E″. Fast melding til lav pris, samme antagelser som D (profil 1)</w:t>
              </w:r>
            </w:ins>
          </w:p>
        </w:tc>
        <w:tc>
          <w:tcPr/>
          <w:p>
            <w:pPr>
              <w:spacing w:after="0" w:line="240" w:lineRule="auto"/>
              <w:jc w:val="right"/>
              <w:rPr>
                <w:ins w:id="9348" w:author="Claude" w:date="2026-10-15T14:38:52Z"/>
              </w:rPr>
            </w:pPr>
            <w:ins w:id="9349" w:author="Claude" w:date="2026-10-15T14:38:52Z">
              <w:r>
                <w:rPr>
                  <w:sz w:val="18"/>
                  <w:szCs w:val="18"/>
                </w:rPr>
                <w:t xml:space="preserve">218</w:t>
              </w:r>
            </w:ins>
          </w:p>
        </w:tc>
        <w:tc>
          <w:tcPr/>
          <w:p>
            <w:pPr>
              <w:spacing w:after="0" w:line="240" w:lineRule="auto"/>
              <w:jc w:val="right"/>
              <w:rPr>
                <w:ins w:id="9350" w:author="Claude" w:date="2026-10-15T14:38:52Z"/>
              </w:rPr>
            </w:pPr>
            <w:ins w:id="9351" w:author="Claude" w:date="2026-10-15T14:38:52Z">
              <w:r>
                <w:rPr>
                  <w:sz w:val="18"/>
                  <w:szCs w:val="18"/>
                </w:rPr>
                <w:t xml:space="preserve">52</w:t>
              </w:r>
            </w:ins>
          </w:p>
        </w:tc>
      </w:tr>
      <w:tr>
        <w:trPr>
          <w:ins w:id="9352" w:author="Claude" w:date="2026-10-15T14:38:52Z"/>
        </w:trPr>
        <w:tc>
          <w:tcPr/>
          <w:p>
            <w:pPr>
              <w:spacing w:after="0" w:line="240" w:lineRule="auto"/>
              <w:jc w:val="left"/>
              <w:rPr>
                <w:ins w:id="9353" w:author="Claude" w:date="2026-10-15T14:38:52Z"/>
              </w:rPr>
            </w:pPr>
            <w:ins w:id="9354" w:author="Claude" w:date="2026-10-15T14:38:52Z">
              <w:r>
                <w:rPr>
                  <w:sz w:val="18"/>
                  <w:szCs w:val="18"/>
                </w:rPr>
                <w:t xml:space="preserve">F. Beregnet pris, samme antagelser som D (profil 4)</w:t>
              </w:r>
            </w:ins>
          </w:p>
        </w:tc>
        <w:tc>
          <w:tcPr/>
          <w:p>
            <w:pPr>
              <w:spacing w:after="0" w:line="240" w:lineRule="auto"/>
              <w:jc w:val="right"/>
              <w:rPr>
                <w:ins w:id="9355" w:author="Claude" w:date="2026-10-15T14:38:52Z"/>
              </w:rPr>
            </w:pPr>
            <w:ins w:id="9356" w:author="Claude" w:date="2026-10-15T14:38:52Z">
              <w:r>
                <w:rPr>
                  <w:sz w:val="18"/>
                  <w:szCs w:val="18"/>
                </w:rPr>
                <w:t xml:space="preserve">156</w:t>
              </w:r>
            </w:ins>
          </w:p>
        </w:tc>
        <w:tc>
          <w:tcPr/>
          <w:p>
            <w:pPr>
              <w:spacing w:after="0" w:line="240" w:lineRule="auto"/>
              <w:jc w:val="right"/>
              <w:rPr>
                <w:ins w:id="9357" w:author="Claude" w:date="2026-10-15T14:38:52Z"/>
              </w:rPr>
            </w:pPr>
            <w:ins w:id="9358" w:author="Claude" w:date="2026-10-15T14:38:52Z">
              <w:r>
                <w:rPr>
                  <w:sz w:val="18"/>
                  <w:szCs w:val="18"/>
                </w:rPr>
                <w:t xml:space="preserve">41</w:t>
              </w:r>
            </w:ins>
          </w:p>
        </w:tc>
      </w:tr>
    </w:tbl>
    <w:p>
      <w:pPr>
        <w:spacing w:after="60"/>
        <w:rPr>
          <w:ins w:id="9359" w:author="Claude" w:date="2026-10-15T14:38:52Z"/>
        </w:rPr>
      </w:pPr>
    </w:p>
    <w:p>
      <w:pPr>
        <w:rPr>
          <w:ins w:id="9360" w:author="Claude" w:date="2026-10-15T14:38:52Z"/>
        </w:rPr>
      </w:pPr>
      <w:ins w:id="9361" w:author="Claude" w:date="2026-10-15T14:38:52Z">
        <w:r>
          <w:rPr>
            <w:b/>
            <w:bCs/>
          </w:rPr>
          <w:t xml:space="preserve">Antagelserne flytter tallet mere end markedet.</w:t>
        </w:r>
      </w:ins>
      <w:ins w:id="9362" w:author="Claude" w:date="2026-10-15T14:38:52Z">
        <w:r>
          <w:t xml:space="preserve"> Om vinteren falder balancens værdi fra 884.000 kr. (A) til 235.000 kr. (D) på samme værk, samme dage og samme priser. Trin A–C kender aktiveringerne og er øvre grænser, ikke forventninger. Det samme gælder firkanten i afsnit 4.1.</w:t>
        </w:r>
      </w:ins>
    </w:p>
    <w:p>
      <w:pPr>
        <w:rPr>
          <w:ins w:id="9363" w:author="Claude" w:date="2026-10-15T14:38:52Z"/>
        </w:rPr>
      </w:pPr>
      <w:ins w:id="9364" w:author="Claude" w:date="2026-10-15T14:38:52Z">
        <w:r>
          <w:rPr>
            <w:b/>
            <w:bCs/>
          </w:rPr>
          <w:t xml:space="preserve">Aktiveringsmodellen er det største enkelttrin efter budprisen.</w:t>
        </w:r>
      </w:ins>
      <w:ins w:id="9365" w:author="Claude" w:date="2026-10-15T14:38:52Z">
        <w:r>
          <w:t xml:space="preserve"> At buddet ligger i merit, betyder ikke, at hele buddet bliver kaldt (B → C).</w:t>
        </w:r>
      </w:ins>
    </w:p>
    <w:p>
      <w:pPr>
        <w:rPr>
          <w:ins w:id="9366" w:author="Claude" w:date="2026-10-15T14:38:52Z"/>
        </w:rPr>
      </w:pPr>
      <w:ins w:id="9367" w:author="Claude" w:date="2026-10-15T14:38:52Z">
        <w:r>
          <w:rPr>
            <w:b/>
            <w:bCs/>
          </w:rPr>
          <w:t xml:space="preserve">Prognosen lover for meget, mest når værket byder meget.</w:t>
        </w:r>
      </w:ins>
      <w:ins w:id="9368" w:author="Claude" w:date="2026-10-15T14:38:52Z">
        <w:r>
          <w:t xml:space="preserve"> Med fri budgivning (D) lovede prognosen 345.000 kr. om vinteren og gav 235.000 kr. Med beregnet pris (F) lovede den 177.000 kr. og gav 156.000 kr. Jo mere værket byder, jo mere afhænger tallet af aktiveringer, det ikke kender.</w:t>
        </w:r>
      </w:ins>
    </w:p>
    <w:p>
      <w:pPr>
        <w:rPr>
          <w:ins w:id="9369" w:author="Claude" w:date="2026-10-15T14:38:52Z"/>
        </w:rPr>
      </w:pPr>
      <w:ins w:id="9370" w:author="Claude" w:date="2026-10-15T14:38:52Z">
        <w:r>
          <w:rPr>
            <w:b/>
            <w:bCs/>
          </w:rPr>
          <w:t xml:space="preserve">Tankens betydning afhænger af, hvor meget værket byder ind i forhold til varmelasten.</w:t>
        </w:r>
      </w:ins>
      <w:ins w:id="9371" w:author="Claude" w:date="2026-10-15T14:38:52Z">
        <w:r>
          <w:t xml:space="preserve"> Andeby byder kun ca. 5 MW eloptag ind, så tankens værdi stiger kun lidt med balancemarkedet. Billunds anlæg i dag kan byde op til 47,52 MW, og der er samspillet stort (tabel 4.5).</w:t>
        </w:r>
      </w:ins>
    </w:p>
    <w:p>
      <w:pPr>
        <w:rPr>
          <w:ins w:id="9372" w:author="Claude" w:date="2026-10-15T14:38:52Z"/>
        </w:rPr>
      </w:pPr>
      <w:ins w:id="9373" w:author="Claude" w:date="2026-10-15T14:38:52Z">
        <w:r>
          <w:rPr>
            <w:b/>
            <w:bCs/>
          </w:rPr>
          <w:t xml:space="preserve">Billund i dag.</w:t>
        </w:r>
      </w:ins>
      <w:ins w:id="9374" w:author="Claude" w:date="2026-10-15T14:38:52Z">
        <w:r>
          <w:t xml:space="preserve"> Tabel 4.5 regner tre budstrategier på Billunds anlæg i dag, helår i begge markeder, med prognose for aktiveringen og afregning på det realiserede. Budprisen er den samme i alle tre:</w:t>
        </w:r>
      </w:ins>
    </w:p>
    <w:p>
      <w:pPr>
        <w:pStyle w:val="Opstilling-punkttegn"/>
        <w:rPr>
          <w:ins w:id="9375" w:author="Claude" w:date="2026-10-15T14:38:52Z"/>
        </w:rPr>
      </w:pPr>
      <w:ins w:id="9376" w:author="Claude" w:date="2026-10-15T14:38:52Z">
        <w:r>
          <w:rPr>
            <w:b/>
            <w:bCs/>
          </w:rPr>
          <w:t xml:space="preserve">Byd alt.</w:t>
        </w:r>
      </w:ins>
      <w:ins w:id="9377" w:author="Claude" w:date="2026-10-15T14:38:52Z">
        <w:r>
          <w:t xml:space="preserve"> Hele den prækvalificerede effekt bydes ind. Mængden begrænses kun af netloftet og af driften (profil 3).</w:t>
        </w:r>
      </w:ins>
    </w:p>
    <w:p>
      <w:pPr>
        <w:pStyle w:val="Opstilling-punkttegn"/>
        <w:rPr>
          <w:ins w:id="9378" w:author="Claude" w:date="2026-10-15T14:38:52Z"/>
        </w:rPr>
      </w:pPr>
      <w:ins w:id="9379" w:author="Claude" w:date="2026-10-15T14:38:52Z">
        <w:r>
          <w:rPr>
            <w:b/>
            <w:bCs/>
          </w:rPr>
          <w:t xml:space="preserve">Fast blok.</w:t>
        </w:r>
      </w:ins>
      <w:ins w:id="9380" w:author="Claude" w:date="2026-10-15T14:38:52Z">
        <w:r>
          <w:t xml:space="preserve"> Op til en fast mængde, der er mindre end halvdelen af prækvalifikationen, fordelt på aFRR og mFRR. Det er de samme blokke som i firkanten (profil 2).</w:t>
        </w:r>
      </w:ins>
    </w:p>
    <w:p>
      <w:pPr>
        <w:pStyle w:val="Opstilling-punkttegn"/>
        <w:rPr>
          <w:ins w:id="9381" w:author="Claude" w:date="2026-10-15T14:38:52Z"/>
        </w:rPr>
      </w:pPr>
      <w:ins w:id="9382" w:author="Claude" w:date="2026-10-15T14:38:52Z">
        <w:r>
          <w:rPr>
            <w:b/>
            <w:bCs/>
          </w:rPr>
          <w:t xml:space="preserve">Fast melding.</w:t>
        </w:r>
      </w:ins>
      <w:ins w:id="9383" w:author="Claude" w:date="2026-10-15T14:38:52Z">
        <w:r>
          <w:t xml:space="preserve"> En lille fast mængde, som meldes ind, hver gang buddet går igennem. Enhederne skal så køre, så de kan levere (beslægtet med profil 1, men til samme budpris som de andre).</w:t>
        </w:r>
      </w:ins>
    </w:p>
    <w:p>
      <w:pPr>
        <w:pStyle w:val="Billedtekst"/>
        <w:rPr>
          <w:ins w:id="9384" w:author="Claude" w:date="2026-10-15T14:38:52Z"/>
        </w:rPr>
      </w:pPr>
      <w:ins w:id="9385" w:author="Claude" w:date="2026-10-15T14:38:52Z">
        <w:r>
          <w:t xml:space="preserve">Tabel 4.5. Balancens værdi for Billund i dag med tre budstrategier, mio. kr. om året, juli 2025–juni 2026. Prognose for aktiveringen og afregning på det realiserede; i parentes, hvad prognosen lovede. Firkanten (kendt aktivering) til sammenligning. Tankens værdi er driftsomkostningen uden tank minus med tank, med balancemarkedet; på spotmarkedet alene er den 5,43 mio. kr.</w:t>
        </w:r>
      </w:ins>
    </w:p>
    <w:tbl>
      <w:tblPr>
        <w:tblStyle w:val="Tabel-Gitter"/>
        <w:tblW w:w="5000" w:type="pct"/>
        <w:tblLook w:val="0020" w:firstRow="1" w:lastRow="0" w:firstColumn="0" w:lastColumn="0" w:noHBand="0" w:noVBand="0"/>
      </w:tblPr>
      <w:tblGrid>
        <w:gridCol w:w="3420"/>
        <w:gridCol w:w="1500"/>
        <w:gridCol w:w="1500"/>
        <w:gridCol w:w="1500"/>
      </w:tblGrid>
      <w:tr>
        <w:trPr>
          <w:tblHeader w:val="true"/>
          <w:ins w:id="9386" w:author="Claude" w:date="2026-10-15T14:38:52Z"/>
        </w:trPr>
        <w:tc>
          <w:tcPr>
            <w:shd w:val="clear" w:color="auto" w:fill="D1E2E7"/>
          </w:tcPr>
          <w:p>
            <w:pPr>
              <w:spacing w:after="0" w:line="240" w:lineRule="auto"/>
              <w:jc w:val="left"/>
              <w:rPr>
                <w:ins w:id="9387" w:author="Claude" w:date="2026-10-15T14:38:52Z"/>
              </w:rPr>
            </w:pPr>
            <w:ins w:id="9388" w:author="Claude" w:date="2026-10-15T14:38:52Z">
              <w:r>
                <w:rPr>
                  <w:b/>
                  <w:bCs/>
                  <w:sz w:val="18"/>
                  <w:szCs w:val="18"/>
                </w:rPr>
                <w:t xml:space="preserve">Budstrategi</w:t>
              </w:r>
            </w:ins>
          </w:p>
        </w:tc>
        <w:tc>
          <w:tcPr>
            <w:shd w:val="clear" w:color="auto" w:fill="D1E2E7"/>
          </w:tcPr>
          <w:p>
            <w:pPr>
              <w:spacing w:after="0" w:line="240" w:lineRule="auto"/>
              <w:jc w:val="right"/>
              <w:rPr>
                <w:ins w:id="9389" w:author="Claude" w:date="2026-10-15T14:38:52Z"/>
              </w:rPr>
            </w:pPr>
            <w:ins w:id="9390" w:author="Claude" w:date="2026-10-15T14:38:52Z">
              <w:r>
                <w:rPr>
                  <w:b/>
                  <w:bCs/>
                  <w:sz w:val="18"/>
                  <w:szCs w:val="18"/>
                </w:rPr>
                <w:t xml:space="preserve">Med tank</w:t>
              </w:r>
            </w:ins>
          </w:p>
        </w:tc>
        <w:tc>
          <w:tcPr>
            <w:shd w:val="clear" w:color="auto" w:fill="D1E2E7"/>
          </w:tcPr>
          <w:p>
            <w:pPr>
              <w:spacing w:after="0" w:line="240" w:lineRule="auto"/>
              <w:jc w:val="right"/>
              <w:rPr>
                <w:ins w:id="9391" w:author="Claude" w:date="2026-10-15T14:38:52Z"/>
              </w:rPr>
            </w:pPr>
            <w:ins w:id="9392" w:author="Claude" w:date="2026-10-15T14:38:52Z">
              <w:r>
                <w:rPr>
                  <w:b/>
                  <w:bCs/>
                  <w:sz w:val="18"/>
                  <w:szCs w:val="18"/>
                </w:rPr>
                <w:t xml:space="preserve">Uden tank</w:t>
              </w:r>
            </w:ins>
          </w:p>
        </w:tc>
        <w:tc>
          <w:tcPr>
            <w:shd w:val="clear" w:color="auto" w:fill="D1E2E7"/>
          </w:tcPr>
          <w:p>
            <w:pPr>
              <w:spacing w:after="0" w:line="240" w:lineRule="auto"/>
              <w:jc w:val="right"/>
              <w:rPr>
                <w:ins w:id="9393" w:author="Claude" w:date="2026-10-15T14:38:52Z"/>
              </w:rPr>
            </w:pPr>
            <w:ins w:id="9394" w:author="Claude" w:date="2026-10-15T14:38:52Z">
              <w:r>
                <w:rPr>
                  <w:b/>
                  <w:bCs/>
                  <w:sz w:val="18"/>
                  <w:szCs w:val="18"/>
                </w:rPr>
                <w:t xml:space="preserve">Tankens værdi</w:t>
              </w:r>
            </w:ins>
          </w:p>
        </w:tc>
      </w:tr>
      <w:tr>
        <w:trPr>
          <w:ins w:id="9395" w:author="Claude" w:date="2026-10-15T14:38:52Z"/>
        </w:trPr>
        <w:tc>
          <w:tcPr/>
          <w:p>
            <w:pPr>
              <w:spacing w:after="0" w:line="240" w:lineRule="auto"/>
              <w:jc w:val="left"/>
              <w:rPr>
                <w:ins w:id="9396" w:author="Claude" w:date="2026-10-15T14:38:52Z"/>
              </w:rPr>
            </w:pPr>
            <w:ins w:id="9397" w:author="Claude" w:date="2026-10-15T14:38:52Z">
              <w:r>
                <w:rPr>
                  <w:sz w:val="18"/>
                  <w:szCs w:val="18"/>
                </w:rPr>
                <w:t xml:space="preserve">Faktisk marked: firkanten (øvre grænse)</w:t>
              </w:r>
            </w:ins>
          </w:p>
        </w:tc>
        <w:tc>
          <w:tcPr/>
          <w:p>
            <w:pPr>
              <w:spacing w:after="0" w:line="240" w:lineRule="auto"/>
              <w:jc w:val="right"/>
              <w:rPr>
                <w:ins w:id="9398" w:author="Claude" w:date="2026-10-15T14:38:52Z"/>
              </w:rPr>
            </w:pPr>
            <w:ins w:id="9399" w:author="Claude" w:date="2026-10-15T14:38:52Z">
              <w:r>
                <w:rPr>
                  <w:sz w:val="18"/>
                  <w:szCs w:val="18"/>
                </w:rPr>
                <w:t xml:space="preserve">19,22</w:t>
              </w:r>
            </w:ins>
          </w:p>
        </w:tc>
        <w:tc>
          <w:tcPr/>
          <w:p>
            <w:pPr>
              <w:spacing w:after="0" w:line="240" w:lineRule="auto"/>
              <w:jc w:val="right"/>
              <w:rPr>
                <w:ins w:id="9400" w:author="Claude" w:date="2026-10-15T14:38:52Z"/>
              </w:rPr>
            </w:pPr>
            <w:ins w:id="9401" w:author="Claude" w:date="2026-10-15T14:38:52Z">
              <w:r>
                <w:rPr>
                  <w:sz w:val="18"/>
                  <w:szCs w:val="18"/>
                </w:rPr>
                <w:t xml:space="preserve">15,94</w:t>
              </w:r>
            </w:ins>
          </w:p>
        </w:tc>
        <w:tc>
          <w:tcPr/>
          <w:p>
            <w:pPr>
              <w:spacing w:after="0" w:line="240" w:lineRule="auto"/>
              <w:jc w:val="right"/>
              <w:rPr>
                <w:ins w:id="9402" w:author="Claude" w:date="2026-10-15T14:38:52Z"/>
              </w:rPr>
            </w:pPr>
            <w:ins w:id="9403" w:author="Claude" w:date="2026-10-15T14:38:52Z">
              <w:r>
                <w:rPr>
                  <w:sz w:val="18"/>
                  <w:szCs w:val="18"/>
                </w:rPr>
                <w:t xml:space="preserve">8,70</w:t>
              </w:r>
            </w:ins>
          </w:p>
        </w:tc>
      </w:tr>
      <w:tr>
        <w:trPr>
          <w:ins w:id="9404" w:author="Claude" w:date="2026-10-15T14:38:52Z"/>
        </w:trPr>
        <w:tc>
          <w:tcPr/>
          <w:p>
            <w:pPr>
              <w:spacing w:after="0" w:line="240" w:lineRule="auto"/>
              <w:jc w:val="left"/>
              <w:rPr>
                <w:ins w:id="9405" w:author="Claude" w:date="2026-10-15T14:38:52Z"/>
              </w:rPr>
            </w:pPr>
            <w:ins w:id="9406" w:author="Claude" w:date="2026-10-15T14:38:52Z">
              <w:r>
                <w:rPr>
                  <w:sz w:val="18"/>
                  <w:szCs w:val="18"/>
                </w:rPr>
                <w:t xml:space="preserve">Faktisk marked: byd alt</w:t>
              </w:r>
            </w:ins>
          </w:p>
        </w:tc>
        <w:tc>
          <w:tcPr/>
          <w:p>
            <w:pPr>
              <w:spacing w:after="0" w:line="240" w:lineRule="auto"/>
              <w:jc w:val="right"/>
              <w:rPr>
                <w:ins w:id="9407" w:author="Claude" w:date="2026-10-15T14:38:52Z"/>
              </w:rPr>
            </w:pPr>
            <w:ins w:id="9408" w:author="Claude" w:date="2026-10-15T14:38:52Z">
              <w:r>
                <w:rPr>
                  <w:sz w:val="18"/>
                  <w:szCs w:val="18"/>
                </w:rPr>
                <w:t xml:space="preserve">11,95 (21,27)</w:t>
              </w:r>
            </w:ins>
          </w:p>
        </w:tc>
        <w:tc>
          <w:tcPr/>
          <w:p>
            <w:pPr>
              <w:spacing w:after="0" w:line="240" w:lineRule="auto"/>
              <w:jc w:val="right"/>
              <w:rPr>
                <w:ins w:id="9409" w:author="Claude" w:date="2026-10-15T14:38:52Z"/>
              </w:rPr>
            </w:pPr>
            <w:ins w:id="9410" w:author="Claude" w:date="2026-10-15T14:38:52Z">
              <w:r>
                <w:rPr>
                  <w:sz w:val="18"/>
                  <w:szCs w:val="18"/>
                </w:rPr>
                <w:t xml:space="preserve">6,28 (9,48)</w:t>
              </w:r>
            </w:ins>
          </w:p>
        </w:tc>
        <w:tc>
          <w:tcPr/>
          <w:p>
            <w:pPr>
              <w:spacing w:after="0" w:line="240" w:lineRule="auto"/>
              <w:jc w:val="right"/>
              <w:rPr>
                <w:ins w:id="9411" w:author="Claude" w:date="2026-10-15T14:38:52Z"/>
              </w:rPr>
            </w:pPr>
            <w:ins w:id="9412" w:author="Claude" w:date="2026-10-15T14:38:52Z">
              <w:r>
                <w:rPr>
                  <w:sz w:val="18"/>
                  <w:szCs w:val="18"/>
                </w:rPr>
                <w:t xml:space="preserve">11,10</w:t>
              </w:r>
            </w:ins>
          </w:p>
        </w:tc>
      </w:tr>
      <w:tr>
        <w:trPr>
          <w:ins w:id="9413" w:author="Claude" w:date="2026-10-15T14:38:52Z"/>
        </w:trPr>
        <w:tc>
          <w:tcPr/>
          <w:p>
            <w:pPr>
              <w:spacing w:after="0" w:line="240" w:lineRule="auto"/>
              <w:jc w:val="left"/>
              <w:rPr>
                <w:ins w:id="9414" w:author="Claude" w:date="2026-10-15T14:38:52Z"/>
              </w:rPr>
            </w:pPr>
            <w:ins w:id="9415" w:author="Claude" w:date="2026-10-15T14:38:52Z">
              <w:r>
                <w:rPr>
                  <w:sz w:val="18"/>
                  <w:szCs w:val="18"/>
                </w:rPr>
                <w:t xml:space="preserve">Faktisk marked: fast blok</w:t>
              </w:r>
            </w:ins>
          </w:p>
        </w:tc>
        <w:tc>
          <w:tcPr/>
          <w:p>
            <w:pPr>
              <w:spacing w:after="0" w:line="240" w:lineRule="auto"/>
              <w:jc w:val="right"/>
              <w:rPr>
                <w:ins w:id="9416" w:author="Claude" w:date="2026-10-15T14:38:52Z"/>
              </w:rPr>
            </w:pPr>
            <w:ins w:id="9417" w:author="Claude" w:date="2026-10-15T14:38:52Z">
              <w:r>
                <w:rPr>
                  <w:sz w:val="18"/>
                  <w:szCs w:val="18"/>
                </w:rPr>
                <w:t xml:space="preserve">7,76 (9,31)</w:t>
              </w:r>
            </w:ins>
          </w:p>
        </w:tc>
        <w:tc>
          <w:tcPr/>
          <w:p>
            <w:pPr>
              <w:spacing w:after="0" w:line="240" w:lineRule="auto"/>
              <w:jc w:val="right"/>
              <w:rPr>
                <w:ins w:id="9418" w:author="Claude" w:date="2026-10-15T14:38:52Z"/>
              </w:rPr>
            </w:pPr>
            <w:ins w:id="9419" w:author="Claude" w:date="2026-10-15T14:38:52Z">
              <w:r>
                <w:rPr>
                  <w:sz w:val="18"/>
                  <w:szCs w:val="18"/>
                </w:rPr>
                <w:t xml:space="preserve">6,47 (8,07)</w:t>
              </w:r>
            </w:ins>
          </w:p>
        </w:tc>
        <w:tc>
          <w:tcPr/>
          <w:p>
            <w:pPr>
              <w:spacing w:after="0" w:line="240" w:lineRule="auto"/>
              <w:jc w:val="right"/>
              <w:rPr>
                <w:ins w:id="9420" w:author="Claude" w:date="2026-10-15T14:38:52Z"/>
              </w:rPr>
            </w:pPr>
            <w:ins w:id="9421" w:author="Claude" w:date="2026-10-15T14:38:52Z">
              <w:r>
                <w:rPr>
                  <w:sz w:val="18"/>
                  <w:szCs w:val="18"/>
                </w:rPr>
                <w:t xml:space="preserve">6,71</w:t>
              </w:r>
            </w:ins>
          </w:p>
        </w:tc>
      </w:tr>
      <w:tr>
        <w:trPr>
          <w:ins w:id="9422" w:author="Claude" w:date="2026-10-15T14:38:52Z"/>
        </w:trPr>
        <w:tc>
          <w:tcPr/>
          <w:p>
            <w:pPr>
              <w:spacing w:after="0" w:line="240" w:lineRule="auto"/>
              <w:jc w:val="left"/>
              <w:rPr>
                <w:ins w:id="9423" w:author="Claude" w:date="2026-10-15T14:38:52Z"/>
              </w:rPr>
            </w:pPr>
            <w:ins w:id="9424" w:author="Claude" w:date="2026-10-15T14:38:52Z">
              <w:r>
                <w:rPr>
                  <w:sz w:val="18"/>
                  <w:szCs w:val="18"/>
                </w:rPr>
                <w:t xml:space="preserve">Faktisk marked: fast melding</w:t>
              </w:r>
            </w:ins>
          </w:p>
        </w:tc>
        <w:tc>
          <w:tcPr/>
          <w:p>
            <w:pPr>
              <w:spacing w:after="0" w:line="240" w:lineRule="auto"/>
              <w:jc w:val="right"/>
              <w:rPr>
                <w:ins w:id="9425" w:author="Claude" w:date="2026-10-15T14:38:52Z"/>
              </w:rPr>
            </w:pPr>
            <w:ins w:id="9426" w:author="Claude" w:date="2026-10-15T14:38:52Z">
              <w:r>
                <w:rPr>
                  <w:sz w:val="18"/>
                  <w:szCs w:val="18"/>
                </w:rPr>
                <w:t xml:space="preserve">3,38 (3,07)</w:t>
              </w:r>
            </w:ins>
          </w:p>
        </w:tc>
        <w:tc>
          <w:tcPr/>
          <w:p>
            <w:pPr>
              <w:spacing w:after="0" w:line="240" w:lineRule="auto"/>
              <w:jc w:val="right"/>
              <w:rPr>
                <w:ins w:id="9427" w:author="Claude" w:date="2026-10-15T14:38:52Z"/>
              </w:rPr>
            </w:pPr>
            <w:ins w:id="9428" w:author="Claude" w:date="2026-10-15T14:38:52Z">
              <w:r>
                <w:rPr>
                  <w:sz w:val="18"/>
                  <w:szCs w:val="18"/>
                </w:rPr>
                <w:t xml:space="preserve">uløselig</w:t>
              </w:r>
            </w:ins>
          </w:p>
        </w:tc>
        <w:tc>
          <w:tcPr/>
          <w:p>
            <w:pPr>
              <w:spacing w:after="0" w:line="240" w:lineRule="auto"/>
              <w:jc w:val="right"/>
              <w:rPr>
                <w:ins w:id="9429" w:author="Claude" w:date="2026-10-15T14:38:52Z"/>
              </w:rPr>
            </w:pPr>
            <w:ins w:id="9430" w:author="Claude" w:date="2026-10-15T14:38:52Z">
              <w:r>
                <w:rPr>
                  <w:sz w:val="18"/>
                  <w:szCs w:val="18"/>
                </w:rPr>
                <w:t xml:space="preserve">–</w:t>
              </w:r>
            </w:ins>
          </w:p>
        </w:tc>
      </w:tr>
      <w:tr>
        <w:trPr>
          <w:ins w:id="9431" w:author="Claude" w:date="2026-10-15T14:38:52Z"/>
        </w:trPr>
        <w:tc>
          <w:tcPr/>
          <w:p>
            <w:pPr>
              <w:spacing w:after="0" w:line="240" w:lineRule="auto"/>
              <w:jc w:val="left"/>
              <w:rPr>
                <w:ins w:id="9432" w:author="Claude" w:date="2026-10-15T14:38:52Z"/>
              </w:rPr>
            </w:pPr>
            <w:ins w:id="9433" w:author="Claude" w:date="2026-10-15T14:38:52Z">
              <w:r>
                <w:rPr>
                  <w:sz w:val="18"/>
                  <w:szCs w:val="18"/>
                </w:rPr>
                <w:t xml:space="preserve">2026-marked: firkanten (øvre grænse)</w:t>
              </w:r>
            </w:ins>
          </w:p>
        </w:tc>
        <w:tc>
          <w:tcPr/>
          <w:p>
            <w:pPr>
              <w:spacing w:after="0" w:line="240" w:lineRule="auto"/>
              <w:jc w:val="right"/>
              <w:rPr>
                <w:ins w:id="9434" w:author="Claude" w:date="2026-10-15T14:38:52Z"/>
              </w:rPr>
            </w:pPr>
            <w:ins w:id="9435" w:author="Claude" w:date="2026-10-15T14:38:52Z">
              <w:r>
                <w:rPr>
                  <w:sz w:val="18"/>
                  <w:szCs w:val="18"/>
                </w:rPr>
                <w:t xml:space="preserve">13,81</w:t>
              </w:r>
            </w:ins>
          </w:p>
        </w:tc>
        <w:tc>
          <w:tcPr/>
          <w:p>
            <w:pPr>
              <w:spacing w:after="0" w:line="240" w:lineRule="auto"/>
              <w:jc w:val="right"/>
              <w:rPr>
                <w:ins w:id="9436" w:author="Claude" w:date="2026-10-15T14:38:52Z"/>
              </w:rPr>
            </w:pPr>
            <w:ins w:id="9437" w:author="Claude" w:date="2026-10-15T14:38:52Z">
              <w:r>
                <w:rPr>
                  <w:sz w:val="18"/>
                  <w:szCs w:val="18"/>
                </w:rPr>
                <w:t xml:space="preserve">11,20</w:t>
              </w:r>
            </w:ins>
          </w:p>
        </w:tc>
        <w:tc>
          <w:tcPr/>
          <w:p>
            <w:pPr>
              <w:spacing w:after="0" w:line="240" w:lineRule="auto"/>
              <w:jc w:val="right"/>
              <w:rPr>
                <w:ins w:id="9438" w:author="Claude" w:date="2026-10-15T14:38:52Z"/>
              </w:rPr>
            </w:pPr>
            <w:ins w:id="9439" w:author="Claude" w:date="2026-10-15T14:38:52Z">
              <w:r>
                <w:rPr>
                  <w:sz w:val="18"/>
                  <w:szCs w:val="18"/>
                </w:rPr>
                <w:t xml:space="preserve">8,04</w:t>
              </w:r>
            </w:ins>
          </w:p>
        </w:tc>
      </w:tr>
      <w:tr>
        <w:trPr>
          <w:ins w:id="9440" w:author="Claude" w:date="2026-10-15T14:38:52Z"/>
        </w:trPr>
        <w:tc>
          <w:tcPr/>
          <w:p>
            <w:pPr>
              <w:spacing w:after="0" w:line="240" w:lineRule="auto"/>
              <w:jc w:val="left"/>
              <w:rPr>
                <w:ins w:id="9441" w:author="Claude" w:date="2026-10-15T14:38:52Z"/>
              </w:rPr>
            </w:pPr>
            <w:ins w:id="9442" w:author="Claude" w:date="2026-10-15T14:38:52Z">
              <w:r>
                <w:rPr>
                  <w:sz w:val="18"/>
                  <w:szCs w:val="18"/>
                </w:rPr>
                <w:t xml:space="preserve">2026-marked: byd alt</w:t>
              </w:r>
            </w:ins>
          </w:p>
        </w:tc>
        <w:tc>
          <w:tcPr/>
          <w:p>
            <w:pPr>
              <w:spacing w:after="0" w:line="240" w:lineRule="auto"/>
              <w:jc w:val="right"/>
              <w:rPr>
                <w:ins w:id="9443" w:author="Claude" w:date="2026-10-15T14:38:52Z"/>
              </w:rPr>
            </w:pPr>
            <w:ins w:id="9444" w:author="Claude" w:date="2026-10-15T14:38:52Z">
              <w:r>
                <w:rPr>
                  <w:sz w:val="18"/>
                  <w:szCs w:val="18"/>
                </w:rPr>
                <w:t xml:space="preserve">11,56 (14,69)</w:t>
              </w:r>
            </w:ins>
          </w:p>
        </w:tc>
        <w:tc>
          <w:tcPr/>
          <w:p>
            <w:pPr>
              <w:spacing w:after="0" w:line="240" w:lineRule="auto"/>
              <w:jc w:val="right"/>
              <w:rPr>
                <w:ins w:id="9445" w:author="Claude" w:date="2026-10-15T14:38:52Z"/>
              </w:rPr>
            </w:pPr>
            <w:ins w:id="9446" w:author="Claude" w:date="2026-10-15T14:38:52Z">
              <w:r>
                <w:rPr>
                  <w:sz w:val="18"/>
                  <w:szCs w:val="18"/>
                </w:rPr>
                <w:t xml:space="preserve">5,03 (6,46)</w:t>
              </w:r>
            </w:ins>
          </w:p>
        </w:tc>
        <w:tc>
          <w:tcPr/>
          <w:p>
            <w:pPr>
              <w:spacing w:after="0" w:line="240" w:lineRule="auto"/>
              <w:jc w:val="right"/>
              <w:rPr>
                <w:ins w:id="9447" w:author="Claude" w:date="2026-10-15T14:38:52Z"/>
              </w:rPr>
            </w:pPr>
            <w:ins w:id="9448" w:author="Claude" w:date="2026-10-15T14:38:52Z">
              <w:r>
                <w:rPr>
                  <w:sz w:val="18"/>
                  <w:szCs w:val="18"/>
                </w:rPr>
                <w:t xml:space="preserve">11,96</w:t>
              </w:r>
            </w:ins>
          </w:p>
        </w:tc>
      </w:tr>
      <w:tr>
        <w:trPr>
          <w:ins w:id="9449" w:author="Claude" w:date="2026-10-15T14:38:52Z"/>
        </w:trPr>
        <w:tc>
          <w:tcPr/>
          <w:p>
            <w:pPr>
              <w:spacing w:after="0" w:line="240" w:lineRule="auto"/>
              <w:jc w:val="left"/>
              <w:rPr>
                <w:ins w:id="9450" w:author="Claude" w:date="2026-10-15T14:38:52Z"/>
              </w:rPr>
            </w:pPr>
            <w:ins w:id="9451" w:author="Claude" w:date="2026-10-15T14:38:52Z">
              <w:r>
                <w:rPr>
                  <w:sz w:val="18"/>
                  <w:szCs w:val="18"/>
                </w:rPr>
                <w:t xml:space="preserve">2026-marked: fast blok</w:t>
              </w:r>
            </w:ins>
          </w:p>
        </w:tc>
        <w:tc>
          <w:tcPr/>
          <w:p>
            <w:pPr>
              <w:spacing w:after="0" w:line="240" w:lineRule="auto"/>
              <w:jc w:val="right"/>
              <w:rPr>
                <w:ins w:id="9452" w:author="Claude" w:date="2026-10-15T14:38:52Z"/>
              </w:rPr>
            </w:pPr>
            <w:ins w:id="9453" w:author="Claude" w:date="2026-10-15T14:38:52Z">
              <w:r>
                <w:rPr>
                  <w:sz w:val="18"/>
                  <w:szCs w:val="18"/>
                </w:rPr>
                <w:t xml:space="preserve">6,51 (7,01)</w:t>
              </w:r>
            </w:ins>
          </w:p>
        </w:tc>
        <w:tc>
          <w:tcPr/>
          <w:p>
            <w:pPr>
              <w:spacing w:after="0" w:line="240" w:lineRule="auto"/>
              <w:jc w:val="right"/>
              <w:rPr>
                <w:ins w:id="9454" w:author="Claude" w:date="2026-10-15T14:38:52Z"/>
              </w:rPr>
            </w:pPr>
            <w:ins w:id="9455" w:author="Claude" w:date="2026-10-15T14:38:52Z">
              <w:r>
                <w:rPr>
                  <w:sz w:val="18"/>
                  <w:szCs w:val="18"/>
                </w:rPr>
                <w:t xml:space="preserve">5,04 (5,70)</w:t>
              </w:r>
            </w:ins>
          </w:p>
        </w:tc>
        <w:tc>
          <w:tcPr/>
          <w:p>
            <w:pPr>
              <w:spacing w:after="0" w:line="240" w:lineRule="auto"/>
              <w:jc w:val="right"/>
              <w:rPr>
                <w:ins w:id="9456" w:author="Claude" w:date="2026-10-15T14:38:52Z"/>
              </w:rPr>
            </w:pPr>
            <w:ins w:id="9457" w:author="Claude" w:date="2026-10-15T14:38:52Z">
              <w:r>
                <w:rPr>
                  <w:sz w:val="18"/>
                  <w:szCs w:val="18"/>
                </w:rPr>
                <w:t xml:space="preserve">6,90</w:t>
              </w:r>
            </w:ins>
          </w:p>
        </w:tc>
      </w:tr>
      <w:tr>
        <w:trPr>
          <w:ins w:id="9458" w:author="Claude" w:date="2026-10-15T14:38:52Z"/>
        </w:trPr>
        <w:tc>
          <w:tcPr/>
          <w:p>
            <w:pPr>
              <w:spacing w:after="0" w:line="240" w:lineRule="auto"/>
              <w:jc w:val="left"/>
              <w:rPr>
                <w:ins w:id="9459" w:author="Claude" w:date="2026-10-15T14:38:52Z"/>
              </w:rPr>
            </w:pPr>
            <w:ins w:id="9460" w:author="Claude" w:date="2026-10-15T14:38:52Z">
              <w:r>
                <w:rPr>
                  <w:sz w:val="18"/>
                  <w:szCs w:val="18"/>
                </w:rPr>
                <w:t xml:space="preserve">2026-marked: fast melding</w:t>
              </w:r>
            </w:ins>
          </w:p>
        </w:tc>
        <w:tc>
          <w:tcPr/>
          <w:p>
            <w:pPr>
              <w:spacing w:after="0" w:line="240" w:lineRule="auto"/>
              <w:jc w:val="right"/>
              <w:rPr>
                <w:ins w:id="9461" w:author="Claude" w:date="2026-10-15T14:38:52Z"/>
              </w:rPr>
            </w:pPr>
            <w:ins w:id="9462" w:author="Claude" w:date="2026-10-15T14:38:52Z">
              <w:r>
                <w:rPr>
                  <w:sz w:val="18"/>
                  <w:szCs w:val="18"/>
                </w:rPr>
                <w:t xml:space="preserve">1,89 (1,56)</w:t>
              </w:r>
            </w:ins>
          </w:p>
        </w:tc>
        <w:tc>
          <w:tcPr/>
          <w:p>
            <w:pPr>
              <w:spacing w:after="0" w:line="240" w:lineRule="auto"/>
              <w:jc w:val="right"/>
              <w:rPr>
                <w:ins w:id="9463" w:author="Claude" w:date="2026-10-15T14:38:52Z"/>
              </w:rPr>
            </w:pPr>
            <w:ins w:id="9464" w:author="Claude" w:date="2026-10-15T14:38:52Z">
              <w:r>
                <w:rPr>
                  <w:sz w:val="18"/>
                  <w:szCs w:val="18"/>
                </w:rPr>
                <w:t xml:space="preserve">uløselig</w:t>
              </w:r>
            </w:ins>
          </w:p>
        </w:tc>
        <w:tc>
          <w:tcPr/>
          <w:p>
            <w:pPr>
              <w:spacing w:after="0" w:line="240" w:lineRule="auto"/>
              <w:jc w:val="right"/>
              <w:rPr>
                <w:ins w:id="9465" w:author="Claude" w:date="2026-10-15T14:38:52Z"/>
              </w:rPr>
            </w:pPr>
            <w:ins w:id="9466" w:author="Claude" w:date="2026-10-15T14:38:52Z">
              <w:r>
                <w:rPr>
                  <w:sz w:val="18"/>
                  <w:szCs w:val="18"/>
                </w:rPr>
                <w:t xml:space="preserve">–</w:t>
              </w:r>
            </w:ins>
          </w:p>
        </w:tc>
      </w:tr>
    </w:tbl>
    <w:p>
      <w:pPr>
        <w:spacing w:after="60"/>
        <w:rPr>
          <w:ins w:id="9467" w:author="Claude" w:date="2026-10-15T14:38:52Z"/>
        </w:rPr>
      </w:pPr>
    </w:p>
    <w:p>
      <w:pPr>
        <w:rPr>
          <w:ins w:id="9468" w:author="Claude" w:date="2026-10-15T14:38:52Z"/>
        </w:rPr>
      </w:pPr>
      <w:ins w:id="9469" w:author="Claude" w:date="2026-10-15T14:38:52Z">
        <w:r>
          <w:rPr>
            <w:b/>
            <w:bCs/>
          </w:rPr>
          <w:t xml:space="preserve">Samme blokke, 60 % mindre.</w:t>
        </w:r>
      </w:ins>
      <w:ins w:id="9470" w:author="Claude" w:date="2026-10-15T14:38:52Z">
        <w:r>
          <w:t xml:space="preserve"> Firkanten og den faste blok byder samme mængde til samme pris. Forskellen er alene, hvad værket ved. Når aktiveringen skal forudsiges og afregnes bagefter, falder balancens værdi fra 19,2 til 7,8 mio. kr. i det faktiske marked og fra 13,8 til 6,5 mio. kr. i 2026-markedet.</w:t>
        </w:r>
      </w:ins>
    </w:p>
    <w:p>
      <w:pPr>
        <w:rPr>
          <w:ins w:id="9471" w:author="Claude" w:date="2026-10-15T14:38:52Z"/>
        </w:rPr>
      </w:pPr>
      <w:ins w:id="9472" w:author="Claude" w:date="2026-10-15T14:38:52Z">
        <w:r>
          <w:rPr>
            <w:b/>
            <w:bCs/>
          </w:rPr>
          <w:t xml:space="preserve">Byder værket hele prækvalifikationen, er tanken 11–12 mio. kr. værd.</w:t>
        </w:r>
      </w:ins>
      <w:ins w:id="9473" w:author="Claude" w:date="2026-10-15T14:38:52Z">
        <w:r>
          <w:t xml:space="preserve"> Det er mere end dobbelt så meget som på spotmarkedet alene. Uden tank falder balancens værdi ved fuld budgivning til omkring det halve, fordi varmen fra de reserverede enheder skal kunne afsættes, også når buddet ikke aktiveres. Med den faste blok betyder tanken mindre, fordi mængden er mindre i forhold til varmelasten.</w:t>
        </w:r>
      </w:ins>
    </w:p>
    <w:p>
      <w:pPr>
        <w:rPr>
          <w:ins w:id="9474" w:author="Claude" w:date="2026-10-15T14:38:52Z"/>
        </w:rPr>
      </w:pPr>
      <w:ins w:id="9475" w:author="Claude" w:date="2026-10-15T14:38:52Z">
        <w:r>
          <w:rPr>
            <w:b/>
            <w:bCs/>
          </w:rPr>
          <w:t xml:space="preserve">En fast melding kan ikke holdes uden tank.</w:t>
        </w:r>
      </w:ins>
      <w:ins w:id="9476" w:author="Claude" w:date="2026-10-15T14:38:52Z">
        <w:r>
          <w:t xml:space="preserve"> Den faste mængde tvinger enhederne til at køre i alle timer, hvor buddet går igennem, og om sommeren kan nettet ikke aftage varmen. Med tank giver den 3,4 mio. kr. i det faktiske marked og 1,9 mio. kr. i 2026-markedet. Det er den eneste strategi, hvor prognosen lovede mindre, end afregningen gav.</w:t>
        </w:r>
      </w:ins>
    </w:p>
    <w:p>
      <w:pPr>
        <w:rPr>
          <w:ins w:id="9477" w:author="Claude" w:date="2026-10-15T14:38:52Z"/>
        </w:rPr>
      </w:pPr>
      <w:ins w:id="9478" w:author="Claude" w:date="2026-10-15T14:38:52Z">
        <w:r>
          <w:rPr>
            <w:b/>
            <w:bCs/>
          </w:rPr>
          <w:t xml:space="preserve">Markedsfaldet rammer det, prognosen lover, mere end det, værket får.</w:t>
        </w:r>
      </w:ins>
      <w:ins w:id="9479" w:author="Claude" w:date="2026-10-15T14:38:52Z">
        <w:r>
          <w:t xml:space="preserve"> Ved fuld budgivning falder prognosens løfte fra 21,3 til 14,7 mio. kr. fra det faktiske marked til 2026-markedet, mens det realiserede kun falder fra 12,0 til 11,6 mio. kr. I det faktiske marked lovede prognosen næsten dobbelt så meget, som værket fik.</w:t>
        </w:r>
      </w:ins>
    </w:p>
    <w:p>
      <w:pPr>
        <w:rPr>
          <w:ins w:id="9480" w:author="Claude" w:date="2026-10-15T14:38:52Z"/>
        </w:rPr>
      </w:pPr>
      <w:ins w:id="9481" w:author="Claude" w:date="2026-10-15T14:38:52Z">
        <w:r>
          <w:t xml:space="preserve">Andebys vinduer på 12 dage kan ikke ganges op til et år; de viser mekanismerne. For et værk betyder det: regn balancemarkedet med den budprofil, der ligner jeres praksis, med prognose og afregning på det realiserede, og brug Spor A som loft. Et balancetal skal altid stå sammen med den budstrategi, det er regnet med.</w:t>
        </w:r>
      </w:ins>
    </w:p>
    <w:bookmarkStart w:id="36" w:name="firkanten"/>
    <w:p>
      <w:pPr>
        <w:pStyle w:val="Overskrift2"/>
        <w:rPr>
          <w:del w:id="9482" w:author="Claude" w:date="2026-10-15T14:38:52Z"/>
        </w:rPr>
      </w:pPr>
      <w:del w:id="9483" w:author="Claude" w:date="2026-10-15T14:38:52Z">
        <w:r>
          <w:delText xml:space="preserve">4.1 Firkanten</w:delText>
        </w:r>
      </w:del>
    </w:p>
    <w:p>
      <w:pPr>
        <w:rPr>
          <w:del w:id="9484" w:author="Claude" w:date="2026-10-15T14:38:52Z"/>
        </w:rPr>
      </w:pPr>
      <w:del w:id="9485" w:author="Claude" w:date="2026-10-15T14:38:52Z">
        <w:r>
          <w:delText xml:space="preserve">Fire kørsler på det rullende år, ens på nær tanken og balancemarkedet. Alle er Spor A: balancemarkedet er åbent inden for Billunds prækvalifikation og kapacitetsprisgaten, men uden Billunds egen reservation som loft. Begge biomassekedler starter slukket 1. juli 2025 i alle fire kørsler (se afsnit 4.4).</w:delText>
        </w:r>
      </w:del>
    </w:p>
    <w:p>
      <w:pPr>
        <w:pStyle w:val="Billedtekst"/>
        <w:rPr>
          <w:del w:id="9486" w:author="Claude" w:date="2026-10-15T14:38:52Z"/>
        </w:rPr>
      </w:pPr>
      <w:del w:id="9487" w:author="Claude" w:date="2026-10-15T14:38:52Z">
        <w:r>
          <w:delText xml:space="preserve">Tabel 4.1. Samlet driftsomkostning, juli 2025–juni 2026, kr. Opnået gab højst 0,067 %.</w:delText>
        </w:r>
      </w:del>
    </w:p>
    <w:tbl>
      <w:tblPr>
        <w:tblStyle w:val="Tabel-Gitter"/>
        <w:tblW w:w="5000" w:type="pct"/>
        <w:tblLook w:val="0020" w:firstRow="1" w:lastRow="0" w:firstColumn="0" w:lastColumn="0" w:noHBand="0" w:noVBand="0"/>
      </w:tblPr>
      <w:tblGrid>
        <w:gridCol w:w="1980"/>
        <w:gridCol w:w="1980"/>
        <w:gridCol w:w="1980"/>
        <w:gridCol w:w="1980"/>
      </w:tblGrid>
      <w:tr>
        <w:trPr>
          <w:tblHeader w:val="true"/>
          <w:del w:id="9488" w:author="Claude" w:date="2026-10-15T14:38:52Z"/>
        </w:trPr>
        <w:tc>
          <w:tcPr>
            <w:shd w:val="clear" w:color="auto" w:fill="D1E2E7"/>
          </w:tcPr>
          <w:p>
            <w:pPr>
              <w:spacing w:after="0" w:line="240" w:lineRule="auto"/>
            </w:pPr>
          </w:p>
        </w:tc>
        <w:tc>
          <w:tcPr>
            <w:shd w:val="clear" w:color="auto" w:fill="D1E2E7"/>
          </w:tcPr>
          <w:p>
            <w:pPr>
              <w:spacing w:after="0" w:line="240" w:lineRule="auto"/>
              <w:jc w:val="right"/>
            </w:pPr>
            <w:del w:id="9489" w:author="Claude" w:date="2026-10-15T14:38:52Z">
              <w:r>
                <w:rPr>
                  <w:b/>
                  <w:sz w:val="18"/>
                  <w:szCs w:val="18"/>
                </w:rPr>
                <w:delText xml:space="preserve">Med tank</w:delText>
              </w:r>
            </w:del>
          </w:p>
        </w:tc>
        <w:tc>
          <w:tcPr>
            <w:shd w:val="clear" w:color="auto" w:fill="D1E2E7"/>
          </w:tcPr>
          <w:p>
            <w:pPr>
              <w:spacing w:after="0" w:line="240" w:lineRule="auto"/>
              <w:jc w:val="right"/>
            </w:pPr>
            <w:del w:id="9490" w:author="Claude" w:date="2026-10-15T14:38:52Z">
              <w:r>
                <w:rPr>
                  <w:b/>
                  <w:sz w:val="18"/>
                  <w:szCs w:val="18"/>
                </w:rPr>
                <w:delText xml:space="preserve">Uden tank</w:delText>
              </w:r>
            </w:del>
          </w:p>
        </w:tc>
        <w:tc>
          <w:tcPr>
            <w:shd w:val="clear" w:color="auto" w:fill="D1E2E7"/>
          </w:tcPr>
          <w:p>
            <w:pPr>
              <w:spacing w:after="0" w:line="240" w:lineRule="auto"/>
              <w:jc w:val="right"/>
            </w:pPr>
            <w:del w:id="9491" w:author="Claude" w:date="2026-10-15T14:38:52Z">
              <w:r>
                <w:rPr>
                  <w:b/>
                  <w:sz w:val="18"/>
                  <w:szCs w:val="18"/>
                </w:rPr>
                <w:delText xml:space="preserve">Tankens værdi</w:delText>
              </w:r>
            </w:del>
          </w:p>
        </w:tc>
      </w:tr>
      <w:tr>
        <w:trPr>
          <w:del w:id="9492" w:author="Claude" w:date="2026-10-15T14:38:52Z"/>
        </w:trPr>
        <w:tc>
          <w:tcPr/>
          <w:p>
            <w:pPr>
              <w:spacing w:after="0" w:line="240" w:lineRule="auto"/>
              <w:jc w:val="left"/>
            </w:pPr>
            <w:del w:id="9493" w:author="Claude" w:date="2026-10-15T14:38:52Z">
              <w:r>
                <w:rPr>
                  <w:sz w:val="18"/>
                  <w:szCs w:val="18"/>
                </w:rPr>
                <w:delText xml:space="preserve">Kun spotmarked</w:delText>
              </w:r>
            </w:del>
          </w:p>
        </w:tc>
        <w:tc>
          <w:tcPr/>
          <w:p>
            <w:pPr>
              <w:spacing w:after="0" w:line="240" w:lineRule="auto"/>
              <w:jc w:val="right"/>
            </w:pPr>
            <w:del w:id="9494" w:author="Claude" w:date="2026-10-15T14:38:52Z">
              <w:r>
                <w:rPr>
                  <w:sz w:val="18"/>
                  <w:szCs w:val="18"/>
                </w:rPr>
                <w:delText xml:space="preserve">27.030.284</w:delText>
              </w:r>
            </w:del>
          </w:p>
        </w:tc>
        <w:tc>
          <w:tcPr/>
          <w:p>
            <w:pPr>
              <w:spacing w:after="0" w:line="240" w:lineRule="auto"/>
              <w:jc w:val="right"/>
            </w:pPr>
            <w:del w:id="9495" w:author="Claude" w:date="2026-10-15T14:38:52Z">
              <w:r>
                <w:rPr>
                  <w:sz w:val="18"/>
                  <w:szCs w:val="18"/>
                </w:rPr>
                <w:delText xml:space="preserve">32.032.991</w:delText>
              </w:r>
            </w:del>
          </w:p>
        </w:tc>
        <w:tc>
          <w:tcPr/>
          <w:p>
            <w:pPr>
              <w:spacing w:after="0" w:line="240" w:lineRule="auto"/>
              <w:jc w:val="right"/>
            </w:pPr>
            <w:del w:id="9496" w:author="Claude" w:date="2026-10-15T14:38:52Z">
              <w:r>
                <w:rPr>
                  <w:b/>
                  <w:bCs/>
                  <w:sz w:val="18"/>
                  <w:szCs w:val="18"/>
                </w:rPr>
                <w:delText xml:space="preserve">5.002.707</w:delText>
              </w:r>
            </w:del>
          </w:p>
        </w:tc>
      </w:tr>
      <w:tr>
        <w:trPr>
          <w:del w:id="9497" w:author="Claude" w:date="2026-10-15T14:38:52Z"/>
        </w:trPr>
        <w:tc>
          <w:tcPr/>
          <w:p>
            <w:pPr>
              <w:spacing w:after="0" w:line="240" w:lineRule="auto"/>
              <w:jc w:val="left"/>
            </w:pPr>
            <w:del w:id="9498" w:author="Claude" w:date="2026-10-15T14:38:52Z">
              <w:r>
                <w:rPr>
                  <w:sz w:val="18"/>
                  <w:szCs w:val="18"/>
                </w:rPr>
                <w:delText xml:space="preserve">Med balancemarked</w:delText>
              </w:r>
            </w:del>
          </w:p>
        </w:tc>
        <w:tc>
          <w:tcPr/>
          <w:p>
            <w:pPr>
              <w:spacing w:after="0" w:line="240" w:lineRule="auto"/>
              <w:jc w:val="right"/>
            </w:pPr>
            <w:del w:id="9499" w:author="Claude" w:date="2026-10-15T14:38:52Z">
              <w:r>
                <w:rPr>
                  <w:sz w:val="18"/>
                  <w:szCs w:val="18"/>
                </w:rPr>
                <w:delText xml:space="preserve">20.341.652</w:delText>
              </w:r>
            </w:del>
          </w:p>
        </w:tc>
        <w:tc>
          <w:tcPr/>
          <w:p>
            <w:pPr>
              <w:spacing w:after="0" w:line="240" w:lineRule="auto"/>
              <w:jc w:val="right"/>
            </w:pPr>
            <w:del w:id="9500" w:author="Claude" w:date="2026-10-15T14:38:52Z">
              <w:r>
                <w:rPr>
                  <w:sz w:val="18"/>
                  <w:szCs w:val="18"/>
                </w:rPr>
                <w:delText xml:space="preserve">25.320.485</w:delText>
              </w:r>
            </w:del>
          </w:p>
        </w:tc>
        <w:tc>
          <w:tcPr/>
          <w:p>
            <w:pPr>
              <w:spacing w:after="0" w:line="240" w:lineRule="auto"/>
              <w:jc w:val="right"/>
            </w:pPr>
            <w:del w:id="9501" w:author="Claude" w:date="2026-10-15T14:38:52Z">
              <w:r>
                <w:rPr>
                  <w:b/>
                  <w:bCs/>
                  <w:sz w:val="18"/>
                  <w:szCs w:val="18"/>
                </w:rPr>
                <w:delText xml:space="preserve">4.978.833</w:delText>
              </w:r>
            </w:del>
          </w:p>
        </w:tc>
      </w:tr>
      <w:tr>
        <w:trPr>
          <w:del w:id="9502" w:author="Claude" w:date="2026-10-15T14:38:52Z"/>
        </w:trPr>
        <w:tc>
          <w:tcPr/>
          <w:p>
            <w:pPr>
              <w:spacing w:after="0" w:line="240" w:lineRule="auto"/>
              <w:jc w:val="left"/>
            </w:pPr>
            <w:del w:id="9503" w:author="Claude" w:date="2026-10-15T14:38:52Z">
              <w:r>
                <w:rPr>
                  <w:sz w:val="18"/>
                  <w:szCs w:val="18"/>
                </w:rPr>
                <w:delText xml:space="preserve">Balancemarkedets værdi</w:delText>
              </w:r>
            </w:del>
          </w:p>
        </w:tc>
        <w:tc>
          <w:tcPr/>
          <w:p>
            <w:pPr>
              <w:spacing w:after="0" w:line="240" w:lineRule="auto"/>
              <w:jc w:val="right"/>
            </w:pPr>
            <w:del w:id="9504" w:author="Claude" w:date="2026-10-15T14:38:52Z">
              <w:r>
                <w:rPr>
                  <w:b/>
                  <w:bCs/>
                  <w:sz w:val="18"/>
                  <w:szCs w:val="18"/>
                </w:rPr>
                <w:delText xml:space="preserve">6.688.632</w:delText>
              </w:r>
            </w:del>
          </w:p>
        </w:tc>
        <w:tc>
          <w:tcPr/>
          <w:p>
            <w:pPr>
              <w:spacing w:after="0" w:line="240" w:lineRule="auto"/>
              <w:jc w:val="right"/>
            </w:pPr>
            <w:del w:id="9505" w:author="Claude" w:date="2026-10-15T14:38:52Z">
              <w:r>
                <w:rPr>
                  <w:b/>
                  <w:bCs/>
                  <w:sz w:val="18"/>
                  <w:szCs w:val="18"/>
                </w:rPr>
                <w:delText xml:space="preserve">6.712.506</w:delText>
              </w:r>
            </w:del>
          </w:p>
        </w:tc>
        <w:tc>
          <w:tcPr/>
          <w:p>
            <w:pPr>
              <w:spacing w:after="0" w:line="240" w:lineRule="auto"/>
            </w:pPr>
          </w:p>
        </w:tc>
      </w:tr>
    </w:tbl>
    <w:p>
      <w:pPr>
        <w:spacing w:after="60"/>
        <w:rPr>
          <w:del w:id="9506" w:author="Claude" w:date="2026-10-15T14:38:52Z"/>
        </w:rPr>
      </w:pPr>
    </w:p>
    <w:p>
      <w:pPr>
        <w:rPr>
          <w:del w:id="9507" w:author="Claude" w:date="2026-10-15T14:38:52Z"/>
        </w:rPr>
      </w:pPr>
      <w:del w:id="9508" w:author="Claude" w:date="2026-10-15T14:38:52Z">
        <w:r>
          <w:delText xml:space="preserve">Tanken er 5.002.707 kr. om året værd på spotmarkedet og næsten det samme, 4.978.833 kr., med balancemarkedet åbent. Balancemarkedet er 6.688.632 kr. værd med tanken og 6.712.506 kr. uden. De to værdier er altså stort set uafhængige af hinanden.</w:delText>
        </w:r>
      </w:del>
    </w:p>
    <w:p>
      <w:pPr>
        <w:rPr>
          <w:del w:id="9509" w:author="Claude" w:date="2026-10-15T14:38:52Z"/>
        </w:rPr>
      </w:pPr>
      <w:del w:id="9510" w:author="Claude" w:date="2026-10-15T14:38:52Z">
        <w:r>
          <w:delText xml:space="preserve">Det er en anden konklusion end i v3, hvor tanken var forudsætningen for balancemarkedet. I denne konfiguration begrænses reservationen af prækvalifikationen på 17,52 MW, af kapacitetsprisgaten og af, at varmepumpen først byder fra marts 2026, ikke af, om enhederne kører nok til at have noget at stoppe. Det betyder ikke, at tanken aldrig betyder noget for balancemarkedet. Med flere el-enheder i drift, en større prækvalifikation eller uden gaten kan billedet være et andet, og det er netop den type spørgsmål, firkanten skal regnes for på det enkelte værk.</w:delText>
        </w:r>
      </w:del>
    </w:p>
    <w:p>
      <w:pPr>
        <w:rPr>
          <w:del w:id="9511" w:author="Claude" w:date="2026-10-15T14:38:52Z"/>
        </w:rPr>
      </w:pPr>
      <w:del w:id="9512" w:author="Claude" w:date="2026-10-15T14:38:52Z">
        <w:r>
          <w:delText xml:space="preserve">Figur 4.1 viser, hvordan tanken skaber værdien. Uden tank flytter produktionen fra varmepumpen og elkedlen til halm- og fliskedlen: på spotmarkedet falder elkedlen fra 7,4 til 0,5 GWh og varmepumpen fra 62,7 til 48,0 GWh, mens halmkedlen stiger fra 30,5 til 45,1 GWh. Tanken gør det muligt at købe el i døgnets billige timer og lægge varmen til side til de dyre.</w:delText>
        </w:r>
      </w:del>
    </w:p>
    <w:p>
      <w:pPr>
        <w:rPr>
          <w:del w:id="9513" w:author="Claude" w:date="2026-10-15T14:38:52Z"/>
        </w:rPr>
      </w:pPr>
      <w:del w:id="9514" w:author="Claude" w:date="2026-10-15T14:38:52Z">
        <w:r>
          <w:drawing>
            <wp:inline>
              <wp:extent cx="5039999" cy="2559999"/>
              <wp:effectExtent b="0" l="0" r="0" t="0"/>
              <wp:docPr descr="Figur 4.1. Varmeproduktion pr. enhed i de fire kørsler, GWh, juli 2025–juni 2026." title="" id="34" name="Picture"/>
              <a:graphic>
                <a:graphicData uri="http://schemas.openxmlformats.org/drawingml/2006/picture">
                  <pic:pic>
                    <pic:nvPicPr>
                      <pic:cNvPr descr="fig_2x2_produktion.png" id="35" name="Picture"/>
                      <pic:cNvPicPr>
                        <a:picLocks noChangeArrowheads="1" noChangeAspect="1"/>
                      </pic:cNvPicPr>
                    </pic:nvPicPr>
                    <pic:blipFill>
                      <a:blip r:embed="rIdV4_0"/>
                      <a:stretch>
                        <a:fillRect/>
                      </a:stretch>
                    </pic:blipFill>
                    <pic:spPr bwMode="auto">
                      <a:xfrm>
                        <a:off x="0" y="0"/>
                        <a:ext cx="5039999" cy="2559999"/>
                      </a:xfrm>
                      <a:prstGeom prst="rect">
                        <a:avLst/>
                      </a:prstGeom>
                      <a:noFill/>
                      <a:ln w="9525">
                        <a:noFill/>
                        <a:headEnd/>
                        <a:tailEnd/>
                      </a:ln>
                    </pic:spPr>
                  </pic:pic>
                </a:graphicData>
              </a:graphic>
            </wp:inline>
          </w:drawing>
        </w:r>
      </w:del>
    </w:p>
    <w:p>
      <w:pPr>
        <w:pStyle w:val="Billedtekst"/>
        <w:rPr>
          <w:del w:id="9515" w:author="Claude" w:date="2026-10-15T14:38:52Z"/>
        </w:rPr>
      </w:pPr>
      <w:del w:id="9516" w:author="Claude" w:date="2026-10-15T14:38:52Z">
        <w:r>
          <w:delText xml:space="preserve">Figur 4.1. Varmeproduktion pr. enhed i de fire kørsler, GWh, juli 2025–juni 2026.</w:delText>
        </w:r>
      </w:del>
    </w:p>
    <w:bookmarkEnd w:id="36"/>
    <w:bookmarkStart w:id="37" w:name="balancemarkedet-pr.-marked-og-produkt"/>
    <w:p>
      <w:pPr>
        <w:pStyle w:val="Overskrift2"/>
        <w:rPr>
          <w:del w:id="9517" w:author="Claude" w:date="2026-10-15T14:38:52Z"/>
        </w:rPr>
      </w:pPr>
      <w:del w:id="9518" w:author="Claude" w:date="2026-10-15T14:38:52Z">
        <w:r>
          <w:delText xml:space="preserve">4.2 Balancemarkedet pr. marked og produkt</w:delText>
        </w:r>
      </w:del>
    </w:p>
    <w:p>
      <w:pPr>
        <w:pStyle w:val="Billedtekst"/>
        <w:rPr>
          <w:del w:id="9519" w:author="Claude" w:date="2026-10-15T14:38:52Z"/>
        </w:rPr>
      </w:pPr>
      <w:del w:id="9520" w:author="Claude" w:date="2026-10-15T14:38:52Z">
        <w:r>
          <w:delText xml:space="preserve">Tabel 4.2. Modellens balanceindtægt i kørslen med tank, juli 2025–juni 2026, mio. kr. Netto aktivering er aktiveringsbetalingen uden den sparede forbrugsomkostning.</w:delText>
        </w:r>
      </w:del>
    </w:p>
    <w:tbl>
      <w:tblPr>
        <w:tblStyle w:val="Tabel-Gitter"/>
        <w:tblW w:w="5000" w:type="pct"/>
        <w:tblLook w:val="0020" w:firstRow="1" w:lastRow="0" w:firstColumn="0" w:lastColumn="0" w:noHBand="0" w:noVBand="0"/>
      </w:tblPr>
      <w:tblGrid>
        <w:gridCol w:w="1980"/>
        <w:gridCol w:w="1980"/>
        <w:gridCol w:w="1980"/>
        <w:gridCol w:w="1980"/>
      </w:tblGrid>
      <w:tr>
        <w:trPr>
          <w:tblHeader w:val="true"/>
          <w:del w:id="9521" w:author="Claude" w:date="2026-10-15T14:38:52Z"/>
        </w:trPr>
        <w:tc>
          <w:tcPr>
            <w:shd w:val="clear" w:color="auto" w:fill="D1E2E7"/>
          </w:tcPr>
          <w:p>
            <w:pPr>
              <w:spacing w:after="0" w:line="240" w:lineRule="auto"/>
              <w:jc w:val="left"/>
            </w:pPr>
            <w:del w:id="9522" w:author="Claude" w:date="2026-10-15T14:38:52Z">
              <w:r>
                <w:rPr>
                  <w:b/>
                  <w:sz w:val="18"/>
                  <w:szCs w:val="18"/>
                </w:rPr>
                <w:delText xml:space="preserve">Spor A, med tank</w:delText>
              </w:r>
            </w:del>
          </w:p>
        </w:tc>
        <w:tc>
          <w:tcPr>
            <w:shd w:val="clear" w:color="auto" w:fill="D1E2E7"/>
          </w:tcPr>
          <w:p>
            <w:pPr>
              <w:spacing w:after="0" w:line="240" w:lineRule="auto"/>
              <w:jc w:val="right"/>
            </w:pPr>
            <w:del w:id="9523" w:author="Claude" w:date="2026-10-15T14:38:52Z">
              <w:r>
                <w:rPr>
                  <w:b/>
                  <w:sz w:val="18"/>
                  <w:szCs w:val="18"/>
                </w:rPr>
                <w:delText xml:space="preserve">aFRR</w:delText>
              </w:r>
            </w:del>
          </w:p>
        </w:tc>
        <w:tc>
          <w:tcPr>
            <w:shd w:val="clear" w:color="auto" w:fill="D1E2E7"/>
          </w:tcPr>
          <w:p>
            <w:pPr>
              <w:spacing w:after="0" w:line="240" w:lineRule="auto"/>
              <w:jc w:val="right"/>
            </w:pPr>
            <w:del w:id="9524" w:author="Claude" w:date="2026-10-15T14:38:52Z">
              <w:r>
                <w:rPr>
                  <w:b/>
                  <w:sz w:val="18"/>
                  <w:szCs w:val="18"/>
                </w:rPr>
                <w:delText xml:space="preserve">mFRR</w:delText>
              </w:r>
            </w:del>
          </w:p>
        </w:tc>
        <w:tc>
          <w:tcPr>
            <w:shd w:val="clear" w:color="auto" w:fill="D1E2E7"/>
          </w:tcPr>
          <w:p>
            <w:pPr>
              <w:spacing w:after="0" w:line="240" w:lineRule="auto"/>
              <w:jc w:val="right"/>
            </w:pPr>
            <w:del w:id="9525" w:author="Claude" w:date="2026-10-15T14:38:52Z">
              <w:r>
                <w:rPr>
                  <w:b/>
                  <w:sz w:val="18"/>
                  <w:szCs w:val="18"/>
                </w:rPr>
                <w:delText xml:space="preserve">I alt</w:delText>
              </w:r>
            </w:del>
          </w:p>
        </w:tc>
      </w:tr>
      <w:tr>
        <w:trPr>
          <w:del w:id="9526" w:author="Claude" w:date="2026-10-15T14:38:52Z"/>
        </w:trPr>
        <w:tc>
          <w:tcPr/>
          <w:p>
            <w:pPr>
              <w:spacing w:after="0" w:line="240" w:lineRule="auto"/>
              <w:jc w:val="left"/>
            </w:pPr>
            <w:del w:id="9527" w:author="Claude" w:date="2026-10-15T14:38:52Z">
              <w:r>
                <w:rPr>
                  <w:sz w:val="18"/>
                  <w:szCs w:val="18"/>
                </w:rPr>
                <w:delText xml:space="preserve">Kapacitet</w:delText>
              </w:r>
            </w:del>
          </w:p>
        </w:tc>
        <w:tc>
          <w:tcPr/>
          <w:p>
            <w:pPr>
              <w:spacing w:after="0" w:line="240" w:lineRule="auto"/>
              <w:jc w:val="right"/>
            </w:pPr>
            <w:del w:id="9528" w:author="Claude" w:date="2026-10-15T14:38:52Z">
              <w:r>
                <w:rPr>
                  <w:sz w:val="18"/>
                  <w:szCs w:val="18"/>
                </w:rPr>
                <w:delText xml:space="preserve">1,61</w:delText>
              </w:r>
            </w:del>
          </w:p>
        </w:tc>
        <w:tc>
          <w:tcPr/>
          <w:p>
            <w:pPr>
              <w:spacing w:after="0" w:line="240" w:lineRule="auto"/>
              <w:jc w:val="right"/>
            </w:pPr>
            <w:del w:id="9529" w:author="Claude" w:date="2026-10-15T14:38:52Z">
              <w:r>
                <w:rPr>
                  <w:sz w:val="18"/>
                  <w:szCs w:val="18"/>
                </w:rPr>
                <w:delText xml:space="preserve">1,91</w:delText>
              </w:r>
            </w:del>
          </w:p>
        </w:tc>
        <w:tc>
          <w:tcPr/>
          <w:p>
            <w:pPr>
              <w:spacing w:after="0" w:line="240" w:lineRule="auto"/>
              <w:jc w:val="right"/>
            </w:pPr>
            <w:del w:id="9530" w:author="Claude" w:date="2026-10-15T14:38:52Z">
              <w:r>
                <w:rPr>
                  <w:sz w:val="18"/>
                  <w:szCs w:val="18"/>
                </w:rPr>
                <w:delText xml:space="preserve">3,53</w:delText>
              </w:r>
            </w:del>
          </w:p>
        </w:tc>
      </w:tr>
      <w:tr>
        <w:trPr>
          <w:del w:id="9531" w:author="Claude" w:date="2026-10-15T14:38:52Z"/>
        </w:trPr>
        <w:tc>
          <w:tcPr/>
          <w:p>
            <w:pPr>
              <w:spacing w:after="0" w:line="240" w:lineRule="auto"/>
              <w:jc w:val="left"/>
            </w:pPr>
            <w:del w:id="9532" w:author="Claude" w:date="2026-10-15T14:38:52Z">
              <w:r>
                <w:rPr>
                  <w:sz w:val="18"/>
                  <w:szCs w:val="18"/>
                </w:rPr>
                <w:delText xml:space="preserve">Aktivering, netto</w:delText>
              </w:r>
            </w:del>
          </w:p>
        </w:tc>
        <w:tc>
          <w:tcPr/>
          <w:p>
            <w:pPr>
              <w:spacing w:after="0" w:line="240" w:lineRule="auto"/>
              <w:jc w:val="right"/>
            </w:pPr>
            <w:del w:id="9533" w:author="Claude" w:date="2026-10-15T14:38:52Z">
              <w:r>
                <w:rPr>
                  <w:sz w:val="18"/>
                  <w:szCs w:val="18"/>
                </w:rPr>
                <w:delText xml:space="preserve">4,45</w:delText>
              </w:r>
            </w:del>
          </w:p>
        </w:tc>
        <w:tc>
          <w:tcPr/>
          <w:p>
            <w:pPr>
              <w:spacing w:after="0" w:line="240" w:lineRule="auto"/>
              <w:jc w:val="right"/>
            </w:pPr>
            <w:del w:id="9534" w:author="Claude" w:date="2026-10-15T14:38:52Z">
              <w:r>
                <w:rPr>
                  <w:sz w:val="18"/>
                  <w:szCs w:val="18"/>
                </w:rPr>
                <w:delText xml:space="preserve">1,11</w:delText>
              </w:r>
            </w:del>
          </w:p>
        </w:tc>
        <w:tc>
          <w:tcPr/>
          <w:p>
            <w:pPr>
              <w:spacing w:after="0" w:line="240" w:lineRule="auto"/>
              <w:jc w:val="right"/>
            </w:pPr>
            <w:del w:id="9535" w:author="Claude" w:date="2026-10-15T14:38:52Z">
              <w:r>
                <w:rPr>
                  <w:sz w:val="18"/>
                  <w:szCs w:val="18"/>
                </w:rPr>
                <w:delText xml:space="preserve">5,56</w:delText>
              </w:r>
            </w:del>
          </w:p>
        </w:tc>
      </w:tr>
      <w:tr>
        <w:trPr>
          <w:del w:id="9536" w:author="Claude" w:date="2026-10-15T14:38:52Z"/>
        </w:trPr>
        <w:tc>
          <w:tcPr/>
          <w:p>
            <w:pPr>
              <w:spacing w:after="0" w:line="240" w:lineRule="auto"/>
              <w:jc w:val="left"/>
            </w:pPr>
            <w:del w:id="9537" w:author="Claude" w:date="2026-10-15T14:38:52Z">
              <w:r>
                <w:rPr>
                  <w:sz w:val="18"/>
                  <w:szCs w:val="18"/>
                </w:rPr>
                <w:delText xml:space="preserve">I alt</w:delText>
              </w:r>
            </w:del>
          </w:p>
        </w:tc>
        <w:tc>
          <w:tcPr/>
          <w:p>
            <w:pPr>
              <w:spacing w:after="0" w:line="240" w:lineRule="auto"/>
              <w:jc w:val="right"/>
            </w:pPr>
            <w:del w:id="9538" w:author="Claude" w:date="2026-10-15T14:38:52Z">
              <w:r>
                <w:rPr>
                  <w:sz w:val="18"/>
                  <w:szCs w:val="18"/>
                </w:rPr>
                <w:delText xml:space="preserve">6,06</w:delText>
              </w:r>
            </w:del>
          </w:p>
        </w:tc>
        <w:tc>
          <w:tcPr/>
          <w:p>
            <w:pPr>
              <w:spacing w:after="0" w:line="240" w:lineRule="auto"/>
              <w:jc w:val="right"/>
            </w:pPr>
            <w:del w:id="9539" w:author="Claude" w:date="2026-10-15T14:38:52Z">
              <w:r>
                <w:rPr>
                  <w:sz w:val="18"/>
                  <w:szCs w:val="18"/>
                </w:rPr>
                <w:delText xml:space="preserve">3,02</w:delText>
              </w:r>
            </w:del>
          </w:p>
        </w:tc>
        <w:tc>
          <w:tcPr/>
          <w:p>
            <w:pPr>
              <w:spacing w:after="0" w:line="240" w:lineRule="auto"/>
              <w:jc w:val="right"/>
            </w:pPr>
            <w:del w:id="9540" w:author="Claude" w:date="2026-10-15T14:38:52Z">
              <w:r>
                <w:rPr>
                  <w:sz w:val="18"/>
                  <w:szCs w:val="18"/>
                </w:rPr>
                <w:delText xml:space="preserve">9,08</w:delText>
              </w:r>
            </w:del>
          </w:p>
        </w:tc>
      </w:tr>
    </w:tbl>
    <w:p>
      <w:pPr>
        <w:spacing w:after="60"/>
        <w:rPr>
          <w:del w:id="9541" w:author="Claude" w:date="2026-10-15T14:38:52Z"/>
        </w:rPr>
      </w:pPr>
    </w:p>
    <w:p>
      <w:pPr>
        <w:rPr>
          <w:del w:id="9542" w:author="Claude" w:date="2026-10-15T14:38:52Z"/>
        </w:rPr>
      </w:pPr>
      <w:del w:id="9543" w:author="Claude" w:date="2026-10-15T14:38:52Z">
        <w:r>
          <w:delText xml:space="preserve">Tallene er en øvre grænse for den konfiguration, modellen kender, og de er regnet med en aktiveringsandel (</w:delText>
        </w:r>
      </w:del>
      <w:del w:id="9544" w:author="Claude" w:date="2026-10-15T14:38:52Z">
        <w:r>
          <w:rPr>
            <w:rStyle w:val="VerbatimChar"/>
          </w:rPr>
          <w:delText xml:space="preserve">clear</w:delText>
        </w:r>
      </w:del>
      <w:del w:id="9545" w:author="Claude" w:date="2026-10-15T14:38:52Z">
        <w:r>
          <w:delText xml:space="preserve">), der i valideringen gav 4–5 gange for meget aktiveret energi. De må derfor ikke læses som en prognose. Det, de viser, er proportionerne: aFRR står for 6,1 af 9,1 mio. kr., og tre fjerdedele af aFRR-beløbet er aktivering. I valideringen (kapitel 5) var aktiveringen under halvdelen af aFRR-indtægten. Forskellen er aktiveringsandelen: her regnes al budt effekt i merit som aktiveret.</w:delText>
        </w:r>
      </w:del>
    </w:p>
    <w:p>
      <w:pPr>
        <w:rPr>
          <w:del w:id="9546" w:author="Claude" w:date="2026-10-15T14:38:52Z"/>
        </w:rPr>
      </w:pPr>
      <w:del w:id="9547" w:author="Claude" w:date="2026-10-15T14:38:52Z">
        <w:r>
          <w:delText xml:space="preserve">Balanceindtægten på 9,1 mio. kr. er større end balancemarkedets værdi i firkanten, 6.688.632 kr. Forskellen er den varme, der ikke produceres, når en enhed aktiveres og stopper, og som skal produceres et andet sted, samt de ændringer i driften, der skal til for at have noget at byde med. Det er derfor, en businesscase regnes som differensen i samlet omkostning og ikke som indtægten.</w:delText>
        </w:r>
      </w:del>
    </w:p>
    <w:p>
      <w:pPr>
        <w:rPr>
          <w:del w:id="9548" w:author="Claude" w:date="2026-10-15T14:38:52Z"/>
        </w:rPr>
      </w:pPr>
      <w:del w:id="9549" w:author="Claude" w:date="2026-10-15T14:38:52Z">
        <w:r>
          <w:delText xml:space="preserve">Billunds realiserede balanceindtægt på forbrugssiden var 13,8 mio. kr. i 2. halvår 2025, mere end modellens hele år. Det skyldes ikke, at modellen er forsigtig, men at modellens anlæg i 2025 er mindre end det virkelige (afsnit 3.1), og at kapacitetsgaten er kalibreret på 2026. Kapitel 5 sætter modellen op mod afregningen dér, hvor sammenligningen er fair.</w:delText>
        </w:r>
      </w:del>
    </w:p>
    <w:bookmarkEnd w:id="37"/>
    <w:bookmarkStart w:id="41" w:name="hvor-stor-skal-tanken-være"/>
    <w:p>
      <w:pPr>
        <w:pStyle w:val="Overskrift2"/>
        <w:rPr>
          <w:del w:id="9550" w:author="Claude" w:date="2026-10-15T14:38:52Z"/>
        </w:rPr>
      </w:pPr>
      <w:del w:id="9551" w:author="Claude" w:date="2026-10-15T14:38:52Z">
        <w:r>
          <w:delText xml:space="preserve">4.3 Hvor stor skal tanken være?</w:delText>
        </w:r>
      </w:del>
    </w:p>
    <w:p>
      <w:pPr>
        <w:pStyle w:val="Billedtekst"/>
        <w:rPr>
          <w:del w:id="9552" w:author="Claude" w:date="2026-10-15T14:38:52Z"/>
        </w:rPr>
      </w:pPr>
      <w:del w:id="9553" w:author="Claude" w:date="2026-10-15T14:38:52Z">
        <w:r>
          <w:delText xml:space="preserve">Tabel 4.3. Tankens spotværdi som funktion af volumen, juli 2025–juni 2026, kr.</w:delText>
        </w:r>
      </w:del>
    </w:p>
    <w:tbl>
      <w:tblPr>
        <w:tblStyle w:val="Tabel-Gitter"/>
        <w:tblW w:w="5000" w:type="pct"/>
        <w:tblLook w:val="0020" w:firstRow="1" w:lastRow="0" w:firstColumn="0" w:lastColumn="0" w:noHBand="0" w:noVBand="0"/>
      </w:tblPr>
      <w:tblGrid>
        <w:gridCol w:w="1584"/>
        <w:gridCol w:w="2112"/>
        <w:gridCol w:w="2112"/>
        <w:gridCol w:w="2112"/>
      </w:tblGrid>
      <w:tr>
        <w:trPr>
          <w:tblHeader w:val="true"/>
          <w:del w:id="9554" w:author="Claude" w:date="2026-10-15T14:38:52Z"/>
        </w:trPr>
        <w:tc>
          <w:tcPr>
            <w:shd w:val="clear" w:color="auto" w:fill="D1E2E7"/>
          </w:tcPr>
          <w:p>
            <w:pPr>
              <w:spacing w:after="0" w:line="240" w:lineRule="auto"/>
              <w:jc w:val="left"/>
            </w:pPr>
            <w:del w:id="9555" w:author="Claude" w:date="2026-10-15T14:38:52Z">
              <w:r>
                <w:rPr>
                  <w:b/>
                  <w:sz w:val="18"/>
                  <w:szCs w:val="18"/>
                </w:rPr>
                <w:delText xml:space="preserve">Tankvolumen</w:delText>
              </w:r>
            </w:del>
          </w:p>
        </w:tc>
        <w:tc>
          <w:tcPr>
            <w:shd w:val="clear" w:color="auto" w:fill="D1E2E7"/>
          </w:tcPr>
          <w:p>
            <w:pPr>
              <w:spacing w:after="0" w:line="240" w:lineRule="auto"/>
              <w:jc w:val="right"/>
            </w:pPr>
            <w:del w:id="9556" w:author="Claude" w:date="2026-10-15T14:38:52Z">
              <w:r>
                <w:rPr>
                  <w:b/>
                  <w:sz w:val="18"/>
                  <w:szCs w:val="18"/>
                </w:rPr>
                <w:delText xml:space="preserve">Driftsomkostning, kun spot</w:delText>
              </w:r>
            </w:del>
          </w:p>
        </w:tc>
        <w:tc>
          <w:tcPr>
            <w:shd w:val="clear" w:color="auto" w:fill="D1E2E7"/>
          </w:tcPr>
          <w:p>
            <w:pPr>
              <w:spacing w:after="0" w:line="240" w:lineRule="auto"/>
              <w:jc w:val="right"/>
            </w:pPr>
            <w:del w:id="9557" w:author="Claude" w:date="2026-10-15T14:38:52Z">
              <w:r>
                <w:rPr>
                  <w:b/>
                  <w:sz w:val="18"/>
                  <w:szCs w:val="18"/>
                </w:rPr>
                <w:delText xml:space="preserve">Værdi mod ingen tank</w:delText>
              </w:r>
            </w:del>
          </w:p>
        </w:tc>
        <w:tc>
          <w:tcPr>
            <w:shd w:val="clear" w:color="auto" w:fill="D1E2E7"/>
          </w:tcPr>
          <w:p>
            <w:pPr>
              <w:spacing w:after="0" w:line="240" w:lineRule="auto"/>
              <w:jc w:val="right"/>
            </w:pPr>
            <w:del w:id="9558" w:author="Claude" w:date="2026-10-15T14:38:52Z">
              <w:r>
                <w:rPr>
                  <w:b/>
                  <w:sz w:val="18"/>
                  <w:szCs w:val="18"/>
                </w:rPr>
                <w:delText xml:space="preserve">Andel af 14.000 m³</w:delText>
              </w:r>
            </w:del>
          </w:p>
        </w:tc>
      </w:tr>
      <w:tr>
        <w:trPr>
          <w:del w:id="9559" w:author="Claude" w:date="2026-10-15T14:38:52Z"/>
        </w:trPr>
        <w:tc>
          <w:tcPr/>
          <w:p>
            <w:pPr>
              <w:spacing w:after="0" w:line="240" w:lineRule="auto"/>
              <w:jc w:val="left"/>
            </w:pPr>
            <w:del w:id="9560" w:author="Claude" w:date="2026-10-15T14:38:52Z">
              <w:r>
                <w:rPr>
                  <w:sz w:val="18"/>
                  <w:szCs w:val="18"/>
                </w:rPr>
                <w:delText xml:space="preserve">0 m³</w:delText>
              </w:r>
            </w:del>
          </w:p>
        </w:tc>
        <w:tc>
          <w:tcPr/>
          <w:p>
            <w:pPr>
              <w:spacing w:after="0" w:line="240" w:lineRule="auto"/>
              <w:jc w:val="right"/>
            </w:pPr>
            <w:del w:id="9561" w:author="Claude" w:date="2026-10-15T14:38:52Z">
              <w:r>
                <w:rPr>
                  <w:sz w:val="18"/>
                  <w:szCs w:val="18"/>
                </w:rPr>
                <w:delText xml:space="preserve">32.032.991</w:delText>
              </w:r>
            </w:del>
          </w:p>
        </w:tc>
        <w:tc>
          <w:tcPr/>
          <w:p>
            <w:pPr>
              <w:spacing w:after="0" w:line="240" w:lineRule="auto"/>
              <w:jc w:val="right"/>
            </w:pPr>
            <w:del w:id="9562" w:author="Claude" w:date="2026-10-15T14:38:52Z">
              <w:r>
                <w:rPr>
                  <w:sz w:val="18"/>
                  <w:szCs w:val="18"/>
                </w:rPr>
                <w:delText xml:space="preserve">0</w:delText>
              </w:r>
            </w:del>
          </w:p>
        </w:tc>
        <w:tc>
          <w:tcPr/>
          <w:p>
            <w:pPr>
              <w:spacing w:after="0" w:line="240" w:lineRule="auto"/>
              <w:jc w:val="right"/>
            </w:pPr>
            <w:del w:id="9563" w:author="Claude" w:date="2026-10-15T14:38:52Z">
              <w:r>
                <w:rPr>
                  <w:sz w:val="18"/>
                  <w:szCs w:val="18"/>
                </w:rPr>
                <w:delText xml:space="preserve">0 %</w:delText>
              </w:r>
            </w:del>
          </w:p>
        </w:tc>
      </w:tr>
      <w:tr>
        <w:trPr>
          <w:del w:id="9564" w:author="Claude" w:date="2026-10-15T14:38:52Z"/>
        </w:trPr>
        <w:tc>
          <w:tcPr/>
          <w:p>
            <w:pPr>
              <w:spacing w:after="0" w:line="240" w:lineRule="auto"/>
              <w:jc w:val="left"/>
            </w:pPr>
            <w:del w:id="9565" w:author="Claude" w:date="2026-10-15T14:38:52Z">
              <w:r>
                <w:rPr>
                  <w:sz w:val="18"/>
                  <w:szCs w:val="18"/>
                </w:rPr>
                <w:delText xml:space="preserve">4.000 m³</w:delText>
              </w:r>
            </w:del>
          </w:p>
        </w:tc>
        <w:tc>
          <w:tcPr/>
          <w:p>
            <w:pPr>
              <w:spacing w:after="0" w:line="240" w:lineRule="auto"/>
              <w:jc w:val="right"/>
            </w:pPr>
            <w:del w:id="9566" w:author="Claude" w:date="2026-10-15T14:38:52Z">
              <w:r>
                <w:rPr>
                  <w:sz w:val="18"/>
                  <w:szCs w:val="18"/>
                </w:rPr>
                <w:delText xml:space="preserve">27.883.032</w:delText>
              </w:r>
            </w:del>
          </w:p>
        </w:tc>
        <w:tc>
          <w:tcPr/>
          <w:p>
            <w:pPr>
              <w:spacing w:after="0" w:line="240" w:lineRule="auto"/>
              <w:jc w:val="right"/>
            </w:pPr>
            <w:del w:id="9567" w:author="Claude" w:date="2026-10-15T14:38:52Z">
              <w:r>
                <w:rPr>
                  <w:sz w:val="18"/>
                  <w:szCs w:val="18"/>
                </w:rPr>
                <w:delText xml:space="preserve">4.149.959</w:delText>
              </w:r>
            </w:del>
          </w:p>
        </w:tc>
        <w:tc>
          <w:tcPr/>
          <w:p>
            <w:pPr>
              <w:spacing w:after="0" w:line="240" w:lineRule="auto"/>
              <w:jc w:val="right"/>
            </w:pPr>
            <w:del w:id="9568" w:author="Claude" w:date="2026-10-15T14:38:52Z">
              <w:r>
                <w:rPr>
                  <w:sz w:val="18"/>
                  <w:szCs w:val="18"/>
                </w:rPr>
                <w:delText xml:space="preserve">83 %</w:delText>
              </w:r>
            </w:del>
          </w:p>
        </w:tc>
      </w:tr>
      <w:tr>
        <w:trPr>
          <w:del w:id="9569" w:author="Claude" w:date="2026-10-15T14:38:52Z"/>
        </w:trPr>
        <w:tc>
          <w:tcPr/>
          <w:p>
            <w:pPr>
              <w:spacing w:after="0" w:line="240" w:lineRule="auto"/>
              <w:jc w:val="left"/>
            </w:pPr>
            <w:del w:id="9570" w:author="Claude" w:date="2026-10-15T14:38:52Z">
              <w:r>
                <w:rPr>
                  <w:sz w:val="18"/>
                  <w:szCs w:val="18"/>
                </w:rPr>
                <w:delText xml:space="preserve">8.000 m³</w:delText>
              </w:r>
            </w:del>
          </w:p>
        </w:tc>
        <w:tc>
          <w:tcPr/>
          <w:p>
            <w:pPr>
              <w:spacing w:after="0" w:line="240" w:lineRule="auto"/>
              <w:jc w:val="right"/>
            </w:pPr>
            <w:del w:id="9571" w:author="Claude" w:date="2026-10-15T14:38:52Z">
              <w:r>
                <w:rPr>
                  <w:sz w:val="18"/>
                  <w:szCs w:val="18"/>
                </w:rPr>
                <w:delText xml:space="preserve">27.377.536</w:delText>
              </w:r>
            </w:del>
          </w:p>
        </w:tc>
        <w:tc>
          <w:tcPr/>
          <w:p>
            <w:pPr>
              <w:spacing w:after="0" w:line="240" w:lineRule="auto"/>
              <w:jc w:val="right"/>
            </w:pPr>
            <w:del w:id="9572" w:author="Claude" w:date="2026-10-15T14:38:52Z">
              <w:r>
                <w:rPr>
                  <w:sz w:val="18"/>
                  <w:szCs w:val="18"/>
                </w:rPr>
                <w:delText xml:space="preserve">4.655.455</w:delText>
              </w:r>
            </w:del>
          </w:p>
        </w:tc>
        <w:tc>
          <w:tcPr/>
          <w:p>
            <w:pPr>
              <w:spacing w:after="0" w:line="240" w:lineRule="auto"/>
              <w:jc w:val="right"/>
            </w:pPr>
            <w:del w:id="9573" w:author="Claude" w:date="2026-10-15T14:38:52Z">
              <w:r>
                <w:rPr>
                  <w:sz w:val="18"/>
                  <w:szCs w:val="18"/>
                </w:rPr>
                <w:delText xml:space="preserve">93 %</w:delText>
              </w:r>
            </w:del>
          </w:p>
        </w:tc>
      </w:tr>
      <w:tr>
        <w:trPr>
          <w:del w:id="9574" w:author="Claude" w:date="2026-10-15T14:38:52Z"/>
        </w:trPr>
        <w:tc>
          <w:tcPr/>
          <w:p>
            <w:pPr>
              <w:spacing w:after="0" w:line="240" w:lineRule="auto"/>
              <w:jc w:val="left"/>
            </w:pPr>
            <w:del w:id="9575" w:author="Claude" w:date="2026-10-15T14:38:52Z">
              <w:r>
                <w:rPr>
                  <w:sz w:val="18"/>
                  <w:szCs w:val="18"/>
                </w:rPr>
                <w:delText xml:space="preserve">14.000 m³</w:delText>
              </w:r>
            </w:del>
          </w:p>
        </w:tc>
        <w:tc>
          <w:tcPr/>
          <w:p>
            <w:pPr>
              <w:spacing w:after="0" w:line="240" w:lineRule="auto"/>
              <w:jc w:val="right"/>
            </w:pPr>
            <w:del w:id="9576" w:author="Claude" w:date="2026-10-15T14:38:52Z">
              <w:r>
                <w:rPr>
                  <w:sz w:val="18"/>
                  <w:szCs w:val="18"/>
                </w:rPr>
                <w:delText xml:space="preserve">27.030.284</w:delText>
              </w:r>
            </w:del>
          </w:p>
        </w:tc>
        <w:tc>
          <w:tcPr/>
          <w:p>
            <w:pPr>
              <w:spacing w:after="0" w:line="240" w:lineRule="auto"/>
              <w:jc w:val="right"/>
            </w:pPr>
            <w:del w:id="9577" w:author="Claude" w:date="2026-10-15T14:38:52Z">
              <w:r>
                <w:rPr>
                  <w:sz w:val="18"/>
                  <w:szCs w:val="18"/>
                </w:rPr>
                <w:delText xml:space="preserve">5.002.707</w:delText>
              </w:r>
            </w:del>
          </w:p>
        </w:tc>
        <w:tc>
          <w:tcPr/>
          <w:p>
            <w:pPr>
              <w:spacing w:after="0" w:line="240" w:lineRule="auto"/>
              <w:jc w:val="right"/>
            </w:pPr>
            <w:del w:id="9578" w:author="Claude" w:date="2026-10-15T14:38:52Z">
              <w:r>
                <w:rPr>
                  <w:sz w:val="18"/>
                  <w:szCs w:val="18"/>
                </w:rPr>
                <w:delText xml:space="preserve">100 %</w:delText>
              </w:r>
            </w:del>
          </w:p>
        </w:tc>
      </w:tr>
    </w:tbl>
    <w:p>
      <w:pPr>
        <w:spacing w:after="60"/>
        <w:rPr>
          <w:del w:id="9579" w:author="Claude" w:date="2026-10-15T14:38:52Z"/>
        </w:rPr>
      </w:pPr>
    </w:p>
    <w:p>
      <w:pPr>
        <w:rPr>
          <w:del w:id="9580" w:author="Claude" w:date="2026-10-15T14:38:52Z"/>
        </w:rPr>
      </w:pPr>
      <w:del w:id="9581" w:author="Claude" w:date="2026-10-15T14:38:52Z">
        <w:r>
          <w:drawing>
            <wp:inline>
              <wp:extent cx="4319999" cy="2419199"/>
              <wp:effectExtent b="0" l="0" r="0" t="0"/>
              <wp:docPr descr="Figur 4.2. Tankens spotværdi som funktion af volumen." title="" id="39" name="Picture"/>
              <a:graphic>
                <a:graphicData uri="http://schemas.openxmlformats.org/drawingml/2006/picture">
                  <pic:pic>
                    <pic:nvPicPr>
                      <pic:cNvPr descr="fig_tank_volumen.png" id="40" name="Picture"/>
                      <pic:cNvPicPr>
                        <a:picLocks noChangeArrowheads="1" noChangeAspect="1"/>
                      </pic:cNvPicPr>
                    </pic:nvPicPr>
                    <pic:blipFill>
                      <a:blip r:embed="rIdV4_1"/>
                      <a:stretch>
                        <a:fillRect/>
                      </a:stretch>
                    </pic:blipFill>
                    <pic:spPr bwMode="auto">
                      <a:xfrm>
                        <a:off x="0" y="0"/>
                        <a:ext cx="4319999" cy="2419199"/>
                      </a:xfrm>
                      <a:prstGeom prst="rect">
                        <a:avLst/>
                      </a:prstGeom>
                      <a:noFill/>
                      <a:ln w="9525">
                        <a:noFill/>
                        <a:headEnd/>
                        <a:tailEnd/>
                      </a:ln>
                    </pic:spPr>
                  </pic:pic>
                </a:graphicData>
              </a:graphic>
            </wp:inline>
          </w:drawing>
        </w:r>
      </w:del>
    </w:p>
    <w:p>
      <w:pPr>
        <w:pStyle w:val="Billedtekst"/>
        <w:rPr>
          <w:del w:id="9582" w:author="Claude" w:date="2026-10-15T14:38:52Z"/>
        </w:rPr>
      </w:pPr>
      <w:del w:id="9583" w:author="Claude" w:date="2026-10-15T14:38:52Z">
        <w:r>
          <w:delText xml:space="preserve">Figur 4.2. Tankens spotværdi som funktion af volumen.</w:delText>
        </w:r>
      </w:del>
    </w:p>
    <w:p>
      <w:pPr>
        <w:rPr>
          <w:del w:id="9584" w:author="Claude" w:date="2026-10-15T14:38:52Z"/>
        </w:rPr>
      </w:pPr>
      <w:del w:id="9585" w:author="Claude" w:date="2026-10-15T14:38:52Z">
        <w:r>
          <w:delText xml:space="preserve">De første 4.000 m³ fanger 83 % af tankens spotværdi, og 8.000 m³ fanger 93 %. Det er samme mønster som i v3 (82–85 %). Værdien mættes hurtigt, fordi tanken tjener på døgnets prisspænd, og at flytte et døgns produktion kræver langt mindre end 14.000 m³. De sidste 6.000 m³ er ca. 0,35 mio. kr. om året værd på spotmarkedet alene.</w:delText>
        </w:r>
      </w:del>
    </w:p>
    <w:bookmarkEnd w:id="41"/>
    <w:bookmarkStart w:id="42" w:name="følsomhed-og-et-fund"/>
    <w:p>
      <w:pPr>
        <w:pStyle w:val="Overskrift2"/>
        <w:rPr>
          <w:del w:id="9586" w:author="Claude" w:date="2026-10-15T14:38:52Z"/>
        </w:rPr>
      </w:pPr>
      <w:del w:id="9587" w:author="Claude" w:date="2026-10-15T14:38:52Z">
        <w:r>
          <w:delText xml:space="preserve">4.4 Følsomhed og et fund</w:delText>
        </w:r>
      </w:del>
    </w:p>
    <w:p>
      <w:pPr>
        <w:rPr>
          <w:del w:id="9588" w:author="Claude" w:date="2026-10-15T14:38:52Z"/>
        </w:rPr>
      </w:pPr>
      <w:del w:id="9589" w:author="Claude" w:date="2026-10-15T14:38:52Z">
        <w:r>
          <w:rPr>
            <w:bCs/>
            <w:b/>
          </w:rPr>
          <w:delText xml:space="preserve">Biomassepris.</w:delText>
        </w:r>
      </w:del>
      <w:del w:id="9590" w:author="Claude" w:date="2026-10-15T14:38:52Z">
        <w:r>
          <w:delText xml:space="preserve"> Med halm- og flispris 25 % højere (256 og 245 kr./MWh) er tankens spotværdi 5.913.001 kr. mod 5.002.707 kr. Højere biomassepris gør tanken ca. 18 % mere værd. Når halm og flis bliver dyrere, bliver el-enhederne konkurrencedygtige i flere timer, og tanken flytter mere produktion over på billig el. Tankens værdi afhænger altså af brændselspriserne på de enheder, den konkurrerer med, og en businesscase bør regnes med de priser, værket forventer i tankens levetid.</w:delText>
        </w:r>
      </w:del>
    </w:p>
    <w:p>
      <w:pPr>
        <w:rPr>
          <w:del w:id="9591" w:author="Claude" w:date="2026-10-15T14:38:52Z"/>
        </w:rPr>
      </w:pPr>
      <w:del w:id="9592" w:author="Claude" w:date="2026-10-15T14:38:52Z">
        <w:r>
          <w:rPr>
            <w:bCs/>
            <w:b/>
          </w:rPr>
          <w:delText xml:space="preserve">Starttilstanden betyder noget.</w:delText>
        </w:r>
      </w:del>
      <w:del w:id="9593" w:author="Claude" w:date="2026-10-15T14:38:52Z">
        <w:r>
          <w:delText xml:space="preserve"> Den oprindelige case lader flis- og halmkedlen være tændt 1. juli. Med tanken går det, fordi overskudsvarmen kan lægges i tanken. Uden tanken er det uløseligt: de to kedlers minimumslast og flis</w:delText>
          <w:softHyphen/>
          <w:delText xml:space="preserve">kedlens minimumsdriftstid på 168 timer giver mere varme, end nettet aftager i juli–september. Firkanten er derfor regnet med begge kedler slukket ved start. I kørslen med tank og balancemarked flytter det resultatet 1.569 kr. i forhold til ankeret på 20.343.221 kr., hvilket er inden for solverens gab. Lektien gælder ethvert værk: en tank skjuler en urealistisk antagelse, og det ses først, når tanken fjernes.</w:delText>
        </w:r>
      </w:del>
    </w:p>
    <w:bookmarkEnd w:id="42"/>
    <w:bookmarkStart w:id="43" w:name="billund-i-dag-et-fiktivt-scenarie"/>
    <w:p>
      <w:pPr>
        <w:pStyle w:val="Overskrift2"/>
        <w:rPr>
          <w:del w:id="9594" w:author="Claude" w:date="2026-10-15T14:38:52Z"/>
        </w:rPr>
      </w:pPr>
      <w:del w:id="9595" w:author="Claude" w:date="2026-10-15T14:38:52Z">
        <w:r>
          <w:delText xml:space="preserve">4.5 Billund i dag — et fiktivt scenarie</w:delText>
        </w:r>
      </w:del>
    </w:p>
    <w:p>
      <w:pPr>
        <w:rPr>
          <w:del w:id="9596" w:author="Claude" w:date="2026-10-15T14:38:52Z"/>
        </w:rPr>
      </w:pPr>
      <w:del w:id="9597" w:author="Claude" w:date="2026-10-15T14:38:52Z">
        <w:r>
          <w:delText xml:space="preserve">Firkanten ovenfor bruger anlægget, som det var i marts–juni 2026, og markedet, som det faktisk var. Begge dele er forældede, hvis spørgsmålet er, hvad tanken og balancemarkedet er værd for Billund i dag. Dette afsnit regner derfor et </w:delText>
        </w:r>
      </w:del>
      <w:del w:id="9598" w:author="Claude" w:date="2026-10-15T14:38:52Z">
        <w:r>
          <w:rPr>
            <w:bCs/>
            <w:b/>
          </w:rPr>
          <w:delText xml:space="preserve">fiktivt</w:delText>
        </w:r>
      </w:del>
      <w:del w:id="9599" w:author="Claude" w:date="2026-10-15T14:38:52Z">
        <w:r>
          <w:delText xml:space="preserve"> scenarie, som ikke er valideret og ikke beskriver et bestemt år.</w:delText>
        </w:r>
      </w:del>
    </w:p>
    <w:p>
      <w:pPr>
        <w:rPr>
          <w:del w:id="9600" w:author="Claude" w:date="2026-10-15T14:38:52Z"/>
        </w:rPr>
      </w:pPr>
      <w:del w:id="9601" w:author="Claude" w:date="2026-10-15T14:38:52Z">
        <w:r>
          <w:rPr>
            <w:bCs/>
            <w:b/>
          </w:rPr>
          <w:delText xml:space="preserve">Anlægget i dag.</w:delText>
        </w:r>
      </w:del>
      <w:del w:id="9602" w:author="Claude" w:date="2026-10-15T14:38:52Z">
        <w:r>
          <w:delText xml:space="preserve"> Den nye 30 MW elkedel er med, og varmepumpen byder i balancemarkedet hele året. Begge biomassekedler starter slukket. Billunds prækvalifikation med den nye elkedel er ikke afklaret, så der regnes med to bud: 17,52 MW som i dag og 47,52 MW, hvor den nye elkedel er prækvalificeret fuldt ud. I Spor A begrænses reservationen også af kapacitetsprisgatens blokke (2,82 MW aFRR og 4,46 MW mFRR). De binder før loftet, så et større loft alene ændrer intet. Ved 47,52 MW er blokkene derfor skaleret op i samme forhold (7,65 og 12,10 MW), svarende til at Billund byder tilsvarende større blokke.</w:delText>
        </w:r>
      </w:del>
    </w:p>
    <w:p>
      <w:pPr>
        <w:rPr>
          <w:del w:id="9603" w:author="Claude" w:date="2026-10-15T14:38:52Z"/>
        </w:rPr>
      </w:pPr>
      <w:del w:id="9604" w:author="Claude" w:date="2026-10-15T14:38:52Z">
        <w:r>
          <w:rPr>
            <w:bCs/>
            <w:b/>
          </w:rPr>
          <w:delText xml:space="preserve">To markeder.</w:delText>
        </w:r>
      </w:del>
      <w:del w:id="9605" w:author="Claude" w:date="2026-10-15T14:38:52Z">
        <w:r>
          <w:delText xml:space="preserve"> Det </w:delText>
        </w:r>
      </w:del>
      <w:del w:id="9606" w:author="Claude" w:date="2026-10-15T14:38:52Z">
        <w:r>
          <w:rPr>
            <w:iCs/>
            <w:i/>
          </w:rPr>
          <w:delText xml:space="preserve">faktiske</w:delText>
        </w:r>
      </w:del>
      <w:del w:id="9607" w:author="Claude" w:date="2026-10-15T14:38:52Z">
        <w:r>
          <w:delText xml:space="preserve"> marked er juli 2025–juni 2026, som det var. Det </w:delText>
        </w:r>
      </w:del>
      <w:del w:id="9608" w:author="Claude" w:date="2026-10-15T14:38:52Z">
        <w:r>
          <w:rPr>
            <w:iCs/>
            <w:i/>
          </w:rPr>
          <w:delText xml:space="preserve">fiktive 2026-marked</w:delText>
        </w:r>
      </w:del>
      <w:del w:id="9609" w:author="Claude" w:date="2026-10-15T14:38:52Z">
        <w:r>
          <w:delText xml:space="preserve"> bruger samme spotpriser, vejr og varmelast, men balancepriserne i juli–december 2025 er skaleret ned eller op, så hver måned har samme gennemsnit som januar–juni 2026. aFRR-kapacitetsprisen er ganget med 0,27–0,78, mFRR-kapacitetsprisen med 0,97–2,89, og aktiveringspriserne er skaleret på præmien over spot (aFRR 0,30–1,34, mFRR 0,43–0,88). Timingen inden for måneden og sammenhængen med spotprisen er bevaret. Mængderne er urørt. Januar–juni 2026 er uændret. Markedet bygges med </w:delText>
        </w:r>
      </w:del>
      <w:del w:id="9610" w:author="Claude" w:date="2026-10-15T14:38:52Z">
        <w:r>
          <w:rPr>
            <w:rStyle w:val="VerbatimChar"/>
          </w:rPr>
          <w:delText xml:space="preserve">scripts/fiktivt_balancemarked.py</w:delText>
        </w:r>
      </w:del>
      <w:del w:id="9611" w:author="Claude" w:date="2026-10-15T14:38:52Z">
        <w:r>
          <w:delText xml:space="preserve">, og casen er </w:delText>
        </w:r>
      </w:del>
      <w:del w:id="9612" w:author="Claude" w:date="2026-10-15T14:38:52Z">
        <w:r>
          <w:rPr>
            <w:rStyle w:val="VerbatimChar"/>
          </w:rPr>
          <w:delText xml:space="preserve">cases/billund_idag.yaml</w:delText>
        </w:r>
      </w:del>
      <w:del w:id="9613" w:author="Claude" w:date="2026-10-15T14:38:52Z">
        <w:r>
          <w:delText xml:space="preserve"> (doc/BALANCEMARKED.md).</w:delText>
        </w:r>
      </w:del>
    </w:p>
    <w:p>
      <w:pPr>
        <w:pStyle w:val="Billedtekst"/>
        <w:rPr>
          <w:del w:id="9614" w:author="Claude" w:date="2026-10-15T14:38:52Z"/>
        </w:rPr>
      </w:pPr>
      <w:del w:id="9615" w:author="Claude" w:date="2026-10-15T14:38:52Z">
        <w:r>
          <w:delText xml:space="preserve">Tabel 4.4. Billund med anlægget i dag, samlet driftsomkostning juli 2025–juni 2026, kr. Balancemarkedets værdi er regnet med tank. Fiktivt scenarie, Spor A (øvre grænse).</w:delText>
        </w:r>
      </w:del>
    </w:p>
    <w:tbl>
      <w:tblPr>
        <w:tblStyle w:val="Tabel-Gitter"/>
        <w:tblW w:w="5000" w:type="pct"/>
        <w:tblLook w:val="0020" w:firstRow="1" w:lastRow="0" w:firstColumn="0" w:lastColumn="0" w:noHBand="0" w:noVBand="0"/>
      </w:tblPr>
      <w:tblGrid>
        <w:gridCol w:w="1250"/>
        <w:gridCol w:w="1667"/>
        <w:gridCol w:w="1667"/>
        <w:gridCol w:w="1667"/>
        <w:gridCol w:w="1667"/>
      </w:tblGrid>
      <w:tr>
        <w:trPr>
          <w:tblHeader w:val="true"/>
          <w:del w:id="9616" w:author="Claude" w:date="2026-10-15T14:38:52Z"/>
        </w:trPr>
        <w:tc>
          <w:tcPr>
            <w:shd w:val="clear" w:color="auto" w:fill="D1E2E7"/>
          </w:tcPr>
          <w:p>
            <w:pPr>
              <w:spacing w:after="0" w:line="240" w:lineRule="auto"/>
            </w:pPr>
          </w:p>
        </w:tc>
        <w:tc>
          <w:tcPr>
            <w:shd w:val="clear" w:color="auto" w:fill="D1E2E7"/>
          </w:tcPr>
          <w:p>
            <w:pPr>
              <w:spacing w:after="0" w:line="240" w:lineRule="auto"/>
              <w:jc w:val="right"/>
            </w:pPr>
            <w:del w:id="9617" w:author="Claude" w:date="2026-10-15T14:38:52Z">
              <w:r>
                <w:rPr>
                  <w:b/>
                  <w:sz w:val="18"/>
                  <w:szCs w:val="18"/>
                </w:rPr>
                <w:delText xml:space="preserve">Med tank</w:delText>
              </w:r>
            </w:del>
          </w:p>
        </w:tc>
        <w:tc>
          <w:tcPr>
            <w:shd w:val="clear" w:color="auto" w:fill="D1E2E7"/>
          </w:tcPr>
          <w:p>
            <w:pPr>
              <w:spacing w:after="0" w:line="240" w:lineRule="auto"/>
              <w:jc w:val="right"/>
            </w:pPr>
            <w:del w:id="9618" w:author="Claude" w:date="2026-10-15T14:38:52Z">
              <w:r>
                <w:rPr>
                  <w:b/>
                  <w:sz w:val="18"/>
                  <w:szCs w:val="18"/>
                </w:rPr>
                <w:delText xml:space="preserve">Uden tank</w:delText>
              </w:r>
            </w:del>
          </w:p>
        </w:tc>
        <w:tc>
          <w:tcPr>
            <w:shd w:val="clear" w:color="auto" w:fill="D1E2E7"/>
          </w:tcPr>
          <w:p>
            <w:pPr>
              <w:spacing w:after="0" w:line="240" w:lineRule="auto"/>
              <w:jc w:val="right"/>
            </w:pPr>
            <w:del w:id="9619" w:author="Claude" w:date="2026-10-15T14:38:52Z">
              <w:r>
                <w:rPr>
                  <w:b/>
                  <w:sz w:val="18"/>
                  <w:szCs w:val="18"/>
                </w:rPr>
                <w:delText xml:space="preserve">Tankens værdi</w:delText>
              </w:r>
            </w:del>
          </w:p>
        </w:tc>
        <w:tc>
          <w:tcPr>
            <w:shd w:val="clear" w:color="auto" w:fill="D1E2E7"/>
          </w:tcPr>
          <w:p>
            <w:pPr>
              <w:spacing w:after="0" w:line="240" w:lineRule="auto"/>
              <w:jc w:val="right"/>
            </w:pPr>
            <w:del w:id="9620" w:author="Claude" w:date="2026-10-15T14:38:52Z">
              <w:r>
                <w:rPr>
                  <w:b/>
                  <w:sz w:val="18"/>
                  <w:szCs w:val="18"/>
                </w:rPr>
                <w:delText xml:space="preserve">Balancemarkedets værdi</w:delText>
              </w:r>
            </w:del>
          </w:p>
        </w:tc>
      </w:tr>
      <w:tr>
        <w:trPr>
          <w:del w:id="9621" w:author="Claude" w:date="2026-10-15T14:38:52Z"/>
        </w:trPr>
        <w:tc>
          <w:tcPr/>
          <w:p>
            <w:pPr>
              <w:spacing w:after="0" w:line="240" w:lineRule="auto"/>
              <w:jc w:val="left"/>
            </w:pPr>
            <w:del w:id="9622" w:author="Claude" w:date="2026-10-15T14:38:52Z">
              <w:r>
                <w:rPr>
                  <w:sz w:val="18"/>
                  <w:szCs w:val="18"/>
                </w:rPr>
                <w:delText xml:space="preserve">Kun spotmarked</w:delText>
              </w:r>
            </w:del>
          </w:p>
        </w:tc>
        <w:tc>
          <w:tcPr/>
          <w:p>
            <w:pPr>
              <w:spacing w:after="0" w:line="240" w:lineRule="auto"/>
              <w:jc w:val="right"/>
            </w:pPr>
            <w:del w:id="9623" w:author="Claude" w:date="2026-10-15T14:38:52Z">
              <w:r>
                <w:rPr>
                  <w:sz w:val="18"/>
                  <w:szCs w:val="18"/>
                </w:rPr>
                <w:delText xml:space="preserve">26.328.854</w:delText>
              </w:r>
            </w:del>
          </w:p>
        </w:tc>
        <w:tc>
          <w:tcPr/>
          <w:p>
            <w:pPr>
              <w:spacing w:after="0" w:line="240" w:lineRule="auto"/>
              <w:jc w:val="right"/>
            </w:pPr>
            <w:del w:id="9624" w:author="Claude" w:date="2026-10-15T14:38:52Z">
              <w:r>
                <w:rPr>
                  <w:sz w:val="18"/>
                  <w:szCs w:val="18"/>
                </w:rPr>
                <w:delText xml:space="preserve">32.031.960</w:delText>
              </w:r>
            </w:del>
          </w:p>
        </w:tc>
        <w:tc>
          <w:tcPr/>
          <w:p>
            <w:pPr>
              <w:spacing w:after="0" w:line="240" w:lineRule="auto"/>
              <w:jc w:val="right"/>
            </w:pPr>
            <w:del w:id="9625" w:author="Claude" w:date="2026-10-15T14:38:52Z">
              <w:r>
                <w:rPr>
                  <w:sz w:val="18"/>
                  <w:szCs w:val="18"/>
                </w:rPr>
                <w:delText xml:space="preserve">5.703.106</w:delText>
              </w:r>
            </w:del>
          </w:p>
        </w:tc>
        <w:tc>
          <w:tcPr/>
          <w:p>
            <w:pPr>
              <w:spacing w:after="0" w:line="240" w:lineRule="auto"/>
            </w:pPr>
          </w:p>
        </w:tc>
      </w:tr>
      <w:tr>
        <w:trPr>
          <w:del w:id="9626" w:author="Claude" w:date="2026-10-15T14:38:52Z"/>
        </w:trPr>
        <w:tc>
          <w:tcPr/>
          <w:p>
            <w:pPr>
              <w:spacing w:after="0" w:line="240" w:lineRule="auto"/>
              <w:jc w:val="left"/>
            </w:pPr>
            <w:del w:id="9627" w:author="Claude" w:date="2026-10-15T14:38:52Z">
              <w:r>
                <w:rPr>
                  <w:sz w:val="18"/>
                  <w:szCs w:val="18"/>
                </w:rPr>
                <w:delText xml:space="preserve">Faktisk marked, 17,52 MW</w:delText>
              </w:r>
            </w:del>
          </w:p>
        </w:tc>
        <w:tc>
          <w:tcPr/>
          <w:p>
            <w:pPr>
              <w:spacing w:after="0" w:line="240" w:lineRule="auto"/>
              <w:jc w:val="right"/>
            </w:pPr>
            <w:del w:id="9628" w:author="Claude" w:date="2026-10-15T14:38:52Z">
              <w:r>
                <w:rPr>
                  <w:sz w:val="18"/>
                  <w:szCs w:val="18"/>
                </w:rPr>
                <w:delText xml:space="preserve">18.395.061</w:delText>
              </w:r>
            </w:del>
          </w:p>
        </w:tc>
        <w:tc>
          <w:tcPr/>
          <w:p>
            <w:pPr>
              <w:spacing w:after="0" w:line="240" w:lineRule="auto"/>
              <w:jc w:val="right"/>
            </w:pPr>
            <w:del w:id="9629" w:author="Claude" w:date="2026-10-15T14:38:52Z">
              <w:r>
                <w:rPr>
                  <w:sz w:val="18"/>
                  <w:szCs w:val="18"/>
                </w:rPr>
                <w:delText xml:space="preserve">23.360.311</w:delText>
              </w:r>
            </w:del>
          </w:p>
        </w:tc>
        <w:tc>
          <w:tcPr/>
          <w:p>
            <w:pPr>
              <w:spacing w:after="0" w:line="240" w:lineRule="auto"/>
              <w:jc w:val="right"/>
            </w:pPr>
            <w:del w:id="9630" w:author="Claude" w:date="2026-10-15T14:38:52Z">
              <w:r>
                <w:rPr>
                  <w:sz w:val="18"/>
                  <w:szCs w:val="18"/>
                </w:rPr>
                <w:delText xml:space="preserve">4.965.250</w:delText>
              </w:r>
            </w:del>
          </w:p>
        </w:tc>
        <w:tc>
          <w:tcPr/>
          <w:p>
            <w:pPr>
              <w:spacing w:after="0" w:line="240" w:lineRule="auto"/>
              <w:jc w:val="right"/>
            </w:pPr>
            <w:del w:id="9631" w:author="Claude" w:date="2026-10-15T14:38:52Z">
              <w:r>
                <w:rPr>
                  <w:sz w:val="18"/>
                  <w:szCs w:val="18"/>
                </w:rPr>
                <w:delText xml:space="preserve">7.933.793</w:delText>
              </w:r>
            </w:del>
          </w:p>
        </w:tc>
      </w:tr>
      <w:tr>
        <w:trPr>
          <w:del w:id="9632" w:author="Claude" w:date="2026-10-15T14:38:52Z"/>
        </w:trPr>
        <w:tc>
          <w:tcPr/>
          <w:p>
            <w:pPr>
              <w:spacing w:after="0" w:line="240" w:lineRule="auto"/>
              <w:jc w:val="left"/>
            </w:pPr>
            <w:del w:id="9633" w:author="Claude" w:date="2026-10-15T14:38:52Z">
              <w:r>
                <w:rPr>
                  <w:sz w:val="18"/>
                  <w:szCs w:val="18"/>
                </w:rPr>
                <w:delText xml:space="preserve">Faktisk marked, 47,52 MW</w:delText>
              </w:r>
            </w:del>
          </w:p>
        </w:tc>
        <w:tc>
          <w:tcPr/>
          <w:p>
            <w:pPr>
              <w:spacing w:after="0" w:line="240" w:lineRule="auto"/>
              <w:jc w:val="right"/>
            </w:pPr>
            <w:del w:id="9634" w:author="Claude" w:date="2026-10-15T14:38:52Z">
              <w:r>
                <w:rPr>
                  <w:sz w:val="18"/>
                  <w:szCs w:val="18"/>
                </w:rPr>
                <w:delText xml:space="preserve">7.157.072</w:delText>
              </w:r>
            </w:del>
          </w:p>
        </w:tc>
        <w:tc>
          <w:tcPr/>
          <w:p>
            <w:pPr>
              <w:spacing w:after="0" w:line="240" w:lineRule="auto"/>
              <w:jc w:val="right"/>
            </w:pPr>
            <w:del w:id="9635" w:author="Claude" w:date="2026-10-15T14:38:52Z">
              <w:r>
                <w:rPr>
                  <w:sz w:val="18"/>
                  <w:szCs w:val="18"/>
                </w:rPr>
                <w:delText xml:space="preserve">13.099.143</w:delText>
              </w:r>
            </w:del>
          </w:p>
        </w:tc>
        <w:tc>
          <w:tcPr/>
          <w:p>
            <w:pPr>
              <w:spacing w:after="0" w:line="240" w:lineRule="auto"/>
              <w:jc w:val="right"/>
            </w:pPr>
            <w:del w:id="9636" w:author="Claude" w:date="2026-10-15T14:38:52Z">
              <w:r>
                <w:rPr>
                  <w:sz w:val="18"/>
                  <w:szCs w:val="18"/>
                </w:rPr>
                <w:delText xml:space="preserve">5.942.071</w:delText>
              </w:r>
            </w:del>
          </w:p>
        </w:tc>
        <w:tc>
          <w:tcPr/>
          <w:p>
            <w:pPr>
              <w:spacing w:after="0" w:line="240" w:lineRule="auto"/>
              <w:jc w:val="right"/>
            </w:pPr>
            <w:del w:id="9637" w:author="Claude" w:date="2026-10-15T14:38:52Z">
              <w:r>
                <w:rPr>
                  <w:sz w:val="18"/>
                  <w:szCs w:val="18"/>
                </w:rPr>
                <w:delText xml:space="preserve">19.171.782</w:delText>
              </w:r>
            </w:del>
          </w:p>
        </w:tc>
      </w:tr>
      <w:tr>
        <w:trPr>
          <w:del w:id="9638" w:author="Claude" w:date="2026-10-15T14:38:52Z"/>
        </w:trPr>
        <w:tc>
          <w:tcPr/>
          <w:p>
            <w:pPr>
              <w:spacing w:after="0" w:line="240" w:lineRule="auto"/>
              <w:jc w:val="left"/>
            </w:pPr>
            <w:del w:id="9639" w:author="Claude" w:date="2026-10-15T14:38:52Z">
              <w:r>
                <w:rPr>
                  <w:sz w:val="18"/>
                  <w:szCs w:val="18"/>
                </w:rPr>
                <w:delText xml:space="preserve">2026-marked, 17,52 MW</w:delText>
              </w:r>
            </w:del>
          </w:p>
        </w:tc>
        <w:tc>
          <w:tcPr/>
          <w:p>
            <w:pPr>
              <w:spacing w:after="0" w:line="240" w:lineRule="auto"/>
              <w:jc w:val="right"/>
            </w:pPr>
            <w:del w:id="9640" w:author="Claude" w:date="2026-10-15T14:38:52Z">
              <w:r>
                <w:rPr>
                  <w:sz w:val="18"/>
                  <w:szCs w:val="18"/>
                </w:rPr>
                <w:delText xml:space="preserve">20.521.308</w:delText>
              </w:r>
            </w:del>
          </w:p>
        </w:tc>
        <w:tc>
          <w:tcPr/>
          <w:p>
            <w:pPr>
              <w:spacing w:after="0" w:line="240" w:lineRule="auto"/>
              <w:jc w:val="right"/>
            </w:pPr>
            <w:del w:id="9641" w:author="Claude" w:date="2026-10-15T14:38:52Z">
              <w:r>
                <w:rPr>
                  <w:sz w:val="18"/>
                  <w:szCs w:val="18"/>
                </w:rPr>
                <w:delText xml:space="preserve">25.835.675</w:delText>
              </w:r>
            </w:del>
          </w:p>
        </w:tc>
        <w:tc>
          <w:tcPr/>
          <w:p>
            <w:pPr>
              <w:spacing w:after="0" w:line="240" w:lineRule="auto"/>
              <w:jc w:val="right"/>
            </w:pPr>
            <w:del w:id="9642" w:author="Claude" w:date="2026-10-15T14:38:52Z">
              <w:r>
                <w:rPr>
                  <w:sz w:val="18"/>
                  <w:szCs w:val="18"/>
                </w:rPr>
                <w:delText xml:space="preserve">5.314.367</w:delText>
              </w:r>
            </w:del>
          </w:p>
        </w:tc>
        <w:tc>
          <w:tcPr/>
          <w:p>
            <w:pPr>
              <w:spacing w:after="0" w:line="240" w:lineRule="auto"/>
              <w:jc w:val="right"/>
            </w:pPr>
            <w:del w:id="9643" w:author="Claude" w:date="2026-10-15T14:38:52Z">
              <w:r>
                <w:rPr>
                  <w:sz w:val="18"/>
                  <w:szCs w:val="18"/>
                </w:rPr>
                <w:delText xml:space="preserve">5.807.546</w:delText>
              </w:r>
            </w:del>
          </w:p>
        </w:tc>
      </w:tr>
      <w:tr>
        <w:trPr>
          <w:del w:id="9644" w:author="Claude" w:date="2026-10-15T14:38:52Z"/>
        </w:trPr>
        <w:tc>
          <w:tcPr/>
          <w:p>
            <w:pPr>
              <w:spacing w:after="0" w:line="240" w:lineRule="auto"/>
              <w:jc w:val="left"/>
            </w:pPr>
            <w:del w:id="9645" w:author="Claude" w:date="2026-10-15T14:38:52Z">
              <w:r>
                <w:rPr>
                  <w:sz w:val="18"/>
                  <w:szCs w:val="18"/>
                </w:rPr>
                <w:delText xml:space="preserve">2026-marked, 47,52 MW</w:delText>
              </w:r>
            </w:del>
          </w:p>
        </w:tc>
        <w:tc>
          <w:tcPr/>
          <w:p>
            <w:pPr>
              <w:spacing w:after="0" w:line="240" w:lineRule="auto"/>
              <w:jc w:val="right"/>
            </w:pPr>
            <w:del w:id="9646" w:author="Claude" w:date="2026-10-15T14:38:52Z">
              <w:r>
                <w:rPr>
                  <w:sz w:val="18"/>
                  <w:szCs w:val="18"/>
                </w:rPr>
                <w:delText xml:space="preserve">12.556.686</w:delText>
              </w:r>
            </w:del>
          </w:p>
        </w:tc>
        <w:tc>
          <w:tcPr/>
          <w:p>
            <w:pPr>
              <w:spacing w:after="0" w:line="240" w:lineRule="auto"/>
              <w:jc w:val="right"/>
            </w:pPr>
            <w:del w:id="9647" w:author="Claude" w:date="2026-10-15T14:38:52Z">
              <w:r>
                <w:rPr>
                  <w:sz w:val="18"/>
                  <w:szCs w:val="18"/>
                </w:rPr>
                <w:delText xml:space="preserve">18.969.167</w:delText>
              </w:r>
            </w:del>
          </w:p>
        </w:tc>
        <w:tc>
          <w:tcPr/>
          <w:p>
            <w:pPr>
              <w:spacing w:after="0" w:line="240" w:lineRule="auto"/>
              <w:jc w:val="right"/>
            </w:pPr>
            <w:del w:id="9648" w:author="Claude" w:date="2026-10-15T14:38:52Z">
              <w:r>
                <w:rPr>
                  <w:sz w:val="18"/>
                  <w:szCs w:val="18"/>
                </w:rPr>
                <w:delText xml:space="preserve">6.412.481</w:delText>
              </w:r>
            </w:del>
          </w:p>
        </w:tc>
        <w:tc>
          <w:tcPr/>
          <w:p>
            <w:pPr>
              <w:spacing w:after="0" w:line="240" w:lineRule="auto"/>
              <w:jc w:val="right"/>
            </w:pPr>
            <w:del w:id="9649" w:author="Claude" w:date="2026-10-15T14:38:52Z">
              <w:r>
                <w:rPr>
                  <w:sz w:val="18"/>
                  <w:szCs w:val="18"/>
                </w:rPr>
                <w:delText xml:space="preserve">13.772.168</w:delText>
              </w:r>
            </w:del>
          </w:p>
        </w:tc>
      </w:tr>
    </w:tbl>
    <w:p>
      <w:pPr>
        <w:spacing w:after="60"/>
        <w:rPr>
          <w:del w:id="9650" w:author="Claude" w:date="2026-10-15T14:38:52Z"/>
        </w:rPr>
      </w:pPr>
    </w:p>
    <w:p/>
    <w:p>
      <w:pPr>
        <w:pStyle w:val="Billedtekst"/>
        <w:rPr>
          <w:del w:id="9651" w:author="Claude" w:date="2026-10-15T14:38:52Z"/>
        </w:rPr>
      </w:pPr>
      <w:del w:id="9652" w:author="Claude" w:date="2026-10-15T14:38:52Z">
        <w:r>
          <w:delText xml:space="preserve">Tabel 4.5. Modellens balanceindtægt pr. marked (kapacitet plus netto aktivering), mio. kr.</w:delText>
        </w:r>
      </w:del>
    </w:p>
    <w:tbl>
      <w:tblPr>
        <w:tblStyle w:val="Tabel-Gitter"/>
        <w:tblW w:w="5000" w:type="pct"/>
        <w:tblLook w:val="0020" w:firstRow="1" w:lastRow="0" w:firstColumn="0" w:lastColumn="0" w:noHBand="0" w:noVBand="0"/>
      </w:tblPr>
      <w:tblGrid>
        <w:gridCol w:w="1980"/>
        <w:gridCol w:w="1980"/>
        <w:gridCol w:w="1980"/>
        <w:gridCol w:w="1980"/>
      </w:tblGrid>
      <w:tr>
        <w:trPr>
          <w:tblHeader w:val="true"/>
          <w:del w:id="9653" w:author="Claude" w:date="2026-10-15T14:38:52Z"/>
        </w:trPr>
        <w:tc>
          <w:tcPr>
            <w:shd w:val="clear" w:color="auto" w:fill="D1E2E7"/>
          </w:tcPr>
          <w:p>
            <w:pPr>
              <w:spacing w:after="0" w:line="240" w:lineRule="auto"/>
              <w:jc w:val="left"/>
            </w:pPr>
            <w:del w:id="9654" w:author="Claude" w:date="2026-10-15T14:38:52Z">
              <w:r>
                <w:rPr>
                  <w:b/>
                  <w:sz w:val="18"/>
                  <w:szCs w:val="18"/>
                </w:rPr>
                <w:delText xml:space="preserve">Med tank, mio. kr.</w:delText>
              </w:r>
            </w:del>
          </w:p>
        </w:tc>
        <w:tc>
          <w:tcPr>
            <w:shd w:val="clear" w:color="auto" w:fill="D1E2E7"/>
          </w:tcPr>
          <w:p>
            <w:pPr>
              <w:spacing w:after="0" w:line="240" w:lineRule="auto"/>
              <w:jc w:val="right"/>
            </w:pPr>
            <w:del w:id="9655" w:author="Claude" w:date="2026-10-15T14:38:52Z">
              <w:r>
                <w:rPr>
                  <w:b/>
                  <w:sz w:val="18"/>
                  <w:szCs w:val="18"/>
                </w:rPr>
                <w:delText xml:space="preserve">aFRR</w:delText>
              </w:r>
            </w:del>
          </w:p>
        </w:tc>
        <w:tc>
          <w:tcPr>
            <w:shd w:val="clear" w:color="auto" w:fill="D1E2E7"/>
          </w:tcPr>
          <w:p>
            <w:pPr>
              <w:spacing w:after="0" w:line="240" w:lineRule="auto"/>
              <w:jc w:val="right"/>
            </w:pPr>
            <w:del w:id="9656" w:author="Claude" w:date="2026-10-15T14:38:52Z">
              <w:r>
                <w:rPr>
                  <w:b/>
                  <w:sz w:val="18"/>
                  <w:szCs w:val="18"/>
                </w:rPr>
                <w:delText xml:space="preserve">mFRR</w:delText>
              </w:r>
            </w:del>
          </w:p>
        </w:tc>
        <w:tc>
          <w:tcPr>
            <w:shd w:val="clear" w:color="auto" w:fill="D1E2E7"/>
          </w:tcPr>
          <w:p>
            <w:pPr>
              <w:spacing w:after="0" w:line="240" w:lineRule="auto"/>
              <w:jc w:val="right"/>
            </w:pPr>
            <w:del w:id="9657" w:author="Claude" w:date="2026-10-15T14:38:52Z">
              <w:r>
                <w:rPr>
                  <w:b/>
                  <w:sz w:val="18"/>
                  <w:szCs w:val="18"/>
                </w:rPr>
                <w:delText xml:space="preserve">I alt</w:delText>
              </w:r>
            </w:del>
          </w:p>
        </w:tc>
      </w:tr>
      <w:tr>
        <w:trPr>
          <w:del w:id="9658" w:author="Claude" w:date="2026-10-15T14:38:52Z"/>
        </w:trPr>
        <w:tc>
          <w:tcPr/>
          <w:p>
            <w:pPr>
              <w:spacing w:after="0" w:line="240" w:lineRule="auto"/>
              <w:jc w:val="left"/>
            </w:pPr>
            <w:del w:id="9659" w:author="Claude" w:date="2026-10-15T14:38:52Z">
              <w:r>
                <w:rPr>
                  <w:sz w:val="18"/>
                  <w:szCs w:val="18"/>
                </w:rPr>
                <w:delText xml:space="preserve">Faktisk marked, 17,52 MW</w:delText>
              </w:r>
            </w:del>
          </w:p>
        </w:tc>
        <w:tc>
          <w:tcPr/>
          <w:p>
            <w:pPr>
              <w:spacing w:after="0" w:line="240" w:lineRule="auto"/>
              <w:jc w:val="right"/>
            </w:pPr>
            <w:del w:id="9660" w:author="Claude" w:date="2026-10-15T14:38:52Z">
              <w:r>
                <w:rPr>
                  <w:sz w:val="18"/>
                  <w:szCs w:val="18"/>
                </w:rPr>
                <w:delText xml:space="preserve">6,85</w:delText>
              </w:r>
            </w:del>
          </w:p>
        </w:tc>
        <w:tc>
          <w:tcPr/>
          <w:p>
            <w:pPr>
              <w:spacing w:after="0" w:line="240" w:lineRule="auto"/>
              <w:jc w:val="right"/>
            </w:pPr>
            <w:del w:id="9661" w:author="Claude" w:date="2026-10-15T14:38:52Z">
              <w:r>
                <w:rPr>
                  <w:sz w:val="18"/>
                  <w:szCs w:val="18"/>
                </w:rPr>
                <w:delText xml:space="preserve">3,36</w:delText>
              </w:r>
            </w:del>
          </w:p>
        </w:tc>
        <w:tc>
          <w:tcPr/>
          <w:p>
            <w:pPr>
              <w:spacing w:after="0" w:line="240" w:lineRule="auto"/>
              <w:jc w:val="right"/>
            </w:pPr>
            <w:del w:id="9662" w:author="Claude" w:date="2026-10-15T14:38:52Z">
              <w:r>
                <w:rPr>
                  <w:sz w:val="18"/>
                  <w:szCs w:val="18"/>
                </w:rPr>
                <w:delText xml:space="preserve">10,21</w:delText>
              </w:r>
            </w:del>
          </w:p>
        </w:tc>
      </w:tr>
      <w:tr>
        <w:trPr>
          <w:del w:id="9663" w:author="Claude" w:date="2026-10-15T14:38:52Z"/>
        </w:trPr>
        <w:tc>
          <w:tcPr/>
          <w:p>
            <w:pPr>
              <w:spacing w:after="0" w:line="240" w:lineRule="auto"/>
              <w:jc w:val="left"/>
            </w:pPr>
            <w:del w:id="9664" w:author="Claude" w:date="2026-10-15T14:38:52Z">
              <w:r>
                <w:rPr>
                  <w:sz w:val="18"/>
                  <w:szCs w:val="18"/>
                </w:rPr>
                <w:delText xml:space="preserve">Faktisk marked, 47,52 MW</w:delText>
              </w:r>
            </w:del>
          </w:p>
        </w:tc>
        <w:tc>
          <w:tcPr/>
          <w:p>
            <w:pPr>
              <w:spacing w:after="0" w:line="240" w:lineRule="auto"/>
              <w:jc w:val="right"/>
            </w:pPr>
            <w:del w:id="9665" w:author="Claude" w:date="2026-10-15T14:38:52Z">
              <w:r>
                <w:rPr>
                  <w:sz w:val="18"/>
                  <w:szCs w:val="18"/>
                </w:rPr>
                <w:delText xml:space="preserve">17,06</w:delText>
              </w:r>
            </w:del>
          </w:p>
        </w:tc>
        <w:tc>
          <w:tcPr/>
          <w:p>
            <w:pPr>
              <w:spacing w:after="0" w:line="240" w:lineRule="auto"/>
              <w:jc w:val="right"/>
            </w:pPr>
            <w:del w:id="9666" w:author="Claude" w:date="2026-10-15T14:38:52Z">
              <w:r>
                <w:rPr>
                  <w:sz w:val="18"/>
                  <w:szCs w:val="18"/>
                </w:rPr>
                <w:delText xml:space="preserve">7,81</w:delText>
              </w:r>
            </w:del>
          </w:p>
        </w:tc>
        <w:tc>
          <w:tcPr/>
          <w:p>
            <w:pPr>
              <w:spacing w:after="0" w:line="240" w:lineRule="auto"/>
              <w:jc w:val="right"/>
            </w:pPr>
            <w:del w:id="9667" w:author="Claude" w:date="2026-10-15T14:38:52Z">
              <w:r>
                <w:rPr>
                  <w:sz w:val="18"/>
                  <w:szCs w:val="18"/>
                </w:rPr>
                <w:delText xml:space="preserve">24,87</w:delText>
              </w:r>
            </w:del>
          </w:p>
        </w:tc>
      </w:tr>
      <w:tr>
        <w:trPr>
          <w:del w:id="9668" w:author="Claude" w:date="2026-10-15T14:38:52Z"/>
        </w:trPr>
        <w:tc>
          <w:tcPr/>
          <w:p>
            <w:pPr>
              <w:spacing w:after="0" w:line="240" w:lineRule="auto"/>
              <w:jc w:val="left"/>
            </w:pPr>
            <w:del w:id="9669" w:author="Claude" w:date="2026-10-15T14:38:52Z">
              <w:r>
                <w:rPr>
                  <w:sz w:val="18"/>
                  <w:szCs w:val="18"/>
                </w:rPr>
                <w:delText xml:space="preserve">2026-marked, 17,52 MW</w:delText>
              </w:r>
            </w:del>
          </w:p>
        </w:tc>
        <w:tc>
          <w:tcPr/>
          <w:p>
            <w:pPr>
              <w:spacing w:after="0" w:line="240" w:lineRule="auto"/>
              <w:jc w:val="right"/>
            </w:pPr>
            <w:del w:id="9670" w:author="Claude" w:date="2026-10-15T14:38:52Z">
              <w:r>
                <w:rPr>
                  <w:sz w:val="18"/>
                  <w:szCs w:val="18"/>
                </w:rPr>
                <w:delText xml:space="preserve">4,02</w:delText>
              </w:r>
            </w:del>
          </w:p>
        </w:tc>
        <w:tc>
          <w:tcPr/>
          <w:p>
            <w:pPr>
              <w:spacing w:after="0" w:line="240" w:lineRule="auto"/>
              <w:jc w:val="right"/>
            </w:pPr>
            <w:del w:id="9671" w:author="Claude" w:date="2026-10-15T14:38:52Z">
              <w:r>
                <w:rPr>
                  <w:sz w:val="18"/>
                  <w:szCs w:val="18"/>
                </w:rPr>
                <w:delText xml:space="preserve">3,73</w:delText>
              </w:r>
            </w:del>
          </w:p>
        </w:tc>
        <w:tc>
          <w:tcPr/>
          <w:p>
            <w:pPr>
              <w:spacing w:after="0" w:line="240" w:lineRule="auto"/>
              <w:jc w:val="right"/>
            </w:pPr>
            <w:del w:id="9672" w:author="Claude" w:date="2026-10-15T14:38:52Z">
              <w:r>
                <w:rPr>
                  <w:sz w:val="18"/>
                  <w:szCs w:val="18"/>
                </w:rPr>
                <w:delText xml:space="preserve">7,75</w:delText>
              </w:r>
            </w:del>
          </w:p>
        </w:tc>
      </w:tr>
      <w:tr>
        <w:trPr>
          <w:del w:id="9673" w:author="Claude" w:date="2026-10-15T14:38:52Z"/>
        </w:trPr>
        <w:tc>
          <w:tcPr/>
          <w:p>
            <w:pPr>
              <w:spacing w:after="0" w:line="240" w:lineRule="auto"/>
              <w:jc w:val="left"/>
            </w:pPr>
            <w:del w:id="9674" w:author="Claude" w:date="2026-10-15T14:38:52Z">
              <w:r>
                <w:rPr>
                  <w:sz w:val="18"/>
                  <w:szCs w:val="18"/>
                </w:rPr>
                <w:delText xml:space="preserve">2026-marked, 47,52 MW</w:delText>
              </w:r>
            </w:del>
          </w:p>
        </w:tc>
        <w:tc>
          <w:tcPr/>
          <w:p>
            <w:pPr>
              <w:spacing w:after="0" w:line="240" w:lineRule="auto"/>
              <w:jc w:val="right"/>
            </w:pPr>
            <w:del w:id="9675" w:author="Claude" w:date="2026-10-15T14:38:52Z">
              <w:r>
                <w:rPr>
                  <w:sz w:val="18"/>
                  <w:szCs w:val="18"/>
                </w:rPr>
                <w:delText xml:space="preserve">10,11</w:delText>
              </w:r>
            </w:del>
          </w:p>
        </w:tc>
        <w:tc>
          <w:tcPr/>
          <w:p>
            <w:pPr>
              <w:spacing w:after="0" w:line="240" w:lineRule="auto"/>
              <w:jc w:val="right"/>
            </w:pPr>
            <w:del w:id="9676" w:author="Claude" w:date="2026-10-15T14:38:52Z">
              <w:r>
                <w:rPr>
                  <w:sz w:val="18"/>
                  <w:szCs w:val="18"/>
                </w:rPr>
                <w:delText xml:space="preserve">8,79</w:delText>
              </w:r>
            </w:del>
          </w:p>
        </w:tc>
        <w:tc>
          <w:tcPr/>
          <w:p>
            <w:pPr>
              <w:spacing w:after="0" w:line="240" w:lineRule="auto"/>
              <w:jc w:val="right"/>
            </w:pPr>
            <w:del w:id="9677" w:author="Claude" w:date="2026-10-15T14:38:52Z">
              <w:r>
                <w:rPr>
                  <w:sz w:val="18"/>
                  <w:szCs w:val="18"/>
                </w:rPr>
                <w:delText xml:space="preserve">18,90</w:delText>
              </w:r>
            </w:del>
          </w:p>
        </w:tc>
      </w:tr>
    </w:tbl>
    <w:p>
      <w:pPr>
        <w:spacing w:after="60"/>
        <w:rPr>
          <w:del w:id="9678" w:author="Claude" w:date="2026-10-15T14:38:52Z"/>
        </w:rPr>
      </w:pPr>
    </w:p>
    <w:p>
      <w:pPr>
        <w:rPr>
          <w:del w:id="9679" w:author="Claude" w:date="2026-10-15T14:38:52Z"/>
        </w:rPr>
      </w:pPr>
      <w:del w:id="9680" w:author="Claude" w:date="2026-10-15T14:38:52Z">
        <w:r>
          <w:delText xml:space="preserve">Fire ting står frem.</w:delText>
        </w:r>
      </w:del>
    </w:p>
    <w:p>
      <w:pPr>
        <w:rPr>
          <w:del w:id="9681" w:author="Claude" w:date="2026-10-15T14:38:52Z"/>
        </w:rPr>
      </w:pPr>
      <w:del w:id="9682" w:author="Claude" w:date="2026-10-15T14:38:52Z">
        <w:r>
          <w:rPr>
            <w:bCs/>
            <w:b/>
          </w:rPr>
          <w:delText xml:space="preserve">Det nye anlæg gør tanken mere værd.</w:delText>
        </w:r>
      </w:del>
      <w:del w:id="9683" w:author="Claude" w:date="2026-10-15T14:38:52Z">
        <w:r>
          <w:delText xml:space="preserve"> Med den nye elkedel er tanken 5.703.106 kr. værd på spotmarkedet mod 5.002.707 kr. i afsnit 4.1. Der er mere el-kapacitet til at lade tanken op i de billige timer.</w:delText>
        </w:r>
      </w:del>
    </w:p>
    <w:p>
      <w:pPr>
        <w:rPr>
          <w:del w:id="9684" w:author="Claude" w:date="2026-10-15T14:38:52Z"/>
        </w:rPr>
      </w:pPr>
      <w:del w:id="9685" w:author="Claude" w:date="2026-10-15T14:38:52Z">
        <w:r>
          <w:rPr>
            <w:bCs/>
            <w:b/>
          </w:rPr>
          <w:delText xml:space="preserve">Markedsfaldet koster omkring en fjerdedel af balanceværdien.</w:delText>
        </w:r>
      </w:del>
      <w:del w:id="9686" w:author="Claude" w:date="2026-10-15T14:38:52Z">
        <w:r>
          <w:delText xml:space="preserve"> Med 17,52 MW falder balancemarkedets værdi fra 7.933.793 kr. i det faktiske marked til 5.807.546 kr. i 2026-markedet. aFRR falder (6,85 til 4,02 mio. kr.), mens mFRR stiger lidt (3,36 til 3,73 mio. kr.), fordi mFRR-kapacitetsprisen i 2026 lå over niveauet i 2. halvår 2025. Tankens værdi flytter sig kun lidt.</w:delText>
        </w:r>
      </w:del>
    </w:p>
    <w:p>
      <w:pPr>
        <w:rPr>
          <w:del w:id="9687" w:author="Claude" w:date="2026-10-15T14:38:52Z"/>
        </w:rPr>
      </w:pPr>
      <w:del w:id="9688" w:author="Claude" w:date="2026-10-15T14:38:52Z">
        <w:r>
          <w:rPr>
            <w:bCs/>
            <w:b/>
          </w:rPr>
          <w:delText xml:space="preserve">Prækvalifikationen er det store greb, men også det mest usikre tal.</w:delText>
        </w:r>
      </w:del>
      <w:del w:id="9689" w:author="Claude" w:date="2026-10-15T14:38:52Z">
        <w:r>
          <w:delText xml:space="preserve"> Med 47,52 MW og tilsvarende større blokke stiger balancemarkedets værdi til 19.171.782 kr. i det faktiske marked og 13.772.168 kr. i 2026-markedet. Det er Spor A med en aktiveringsandel, der i valideringen gav 4–5 gange for meget aktiveret energi, og med blokke, der er skaleret uden at vide, om Billund ville byde sådan, og om markedet ville tage det: en aFRR-blok på 7,65 MW er 8 % af den gennemsnitlige indkøbte aFRR-opregulering i DK1. Tallene viser retningen, ikke størrelsen.</w:delText>
        </w:r>
      </w:del>
    </w:p>
    <w:p>
      <w:pPr>
        <w:rPr>
          <w:del w:id="9690" w:author="Claude" w:date="2026-10-15T14:38:52Z"/>
        </w:rPr>
      </w:pPr>
      <w:del w:id="9691" w:author="Claude" w:date="2026-10-15T14:38:52Z">
        <w:r>
          <w:rPr>
            <w:bCs/>
            <w:b/>
          </w:rPr>
          <w:delText xml:space="preserve">Med en større reservation bliver tanken igen en forudsætning.</w:delText>
        </w:r>
      </w:del>
      <w:del w:id="9692" w:author="Claude" w:date="2026-10-15T14:38:52Z">
        <w:r>
          <w:delText xml:space="preserve"> Ved 17,52 MW er tanken mindre værd med balancemarkedet end uden (4.965.250 mod 5.703.106 kr.). Ved 47,52 MW er den mere værd (5.942.071 og 6.412.481 kr.), fordi der skal være varme at flytte, når mange MW skal kunne stoppes. Det er v3’s pointe om tanken som forudsætning for balancemarkedet, men den gælder først, når reservationen er så stor, at footroom binder.</w:delText>
        </w:r>
      </w:del>
    </w:p>
    <w:p>
      <w:pPr>
        <w:rPr>
          <w:del w:id="9693" w:author="Claude" w:date="2026-10-15T14:38:52Z"/>
        </w:rPr>
      </w:pPr>
      <w:del w:id="9694" w:author="Claude" w:date="2026-10-15T14:38:52Z">
        <w:r>
          <w:delText xml:space="preserve">Et loft på 47,52 MW uden større blokke giver samme resultat som 17,52 MW (18.394.326 mod 18.395.061 kr.). I Spor A er det gatens blokke, ikke prækvalifikationen, der begrænser reservationen. Alle kørsler i tabel 4.4 er optimale med højst 0,07 % gab.</w:delText>
        </w:r>
      </w:del>
    </w:p>
    <w:p>
      <w:r>
        <w:br w:type="page"/>
      </w:r>
    </w:p>
    <w:bookmarkEnd w:id="43"/>
    <w:bookmarkEnd w:id="44"/>
    <w:bookmarkStart w:id="55" w:name="validering-mod-billunds-afregning"/>
    <w:p>
      <w:pPr>
        <w:pStyle w:val="Overskrift1"/>
      </w:pPr>
      <w:r>
        <w:t xml:space="preserve">5. Validering mod Billunds afregning</w:t>
      </w:r>
    </w:p>
    <w:bookmarkStart w:id="45" w:name="hvad-der-sammenlignes"/>
    <w:p>
      <w:pPr>
        <w:pStyle w:val="Overskrift2"/>
      </w:pPr>
      <w:r>
        <w:t xml:space="preserve">5.1 Hvad der sammenlignes</w:t>
      </w:r>
    </w:p>
    <w:p>
      <w:pPr/>
      <w:r>
        <w:t xml:space="preserve">Valideringen bruger Spor B for 2. marts–30. juni 2026: modellens reservation er begrænset til Billunds egen reserverede mængde pr. marked og måned, aktiveringen værdisættes med den faktiske aktivering (ex post), og resultatet sættes op mod Billunds afregning for forbrugssidens opregulering. Januar og februar er udeladt, fordi varmepumpen var under indkøring, og det påvirkede hele værkets indmelding.</w:t>
      </w:r>
    </w:p>
    <w:bookmarkEnd w:id="45"/>
    <w:bookmarkStart w:id="49" w:name="resultatet"/>
    <w:p>
      <w:pPr>
        <w:pStyle w:val="Overskrift2"/>
      </w:pPr>
      <w:r>
        <w:t xml:space="preserve">5.2 Resultatet</w:t>
      </w:r>
    </w:p>
    <w:p>
      <w:pPr>
        <w:pStyle w:val="Billedtekst"/>
      </w:pPr>
      <w:r>
        <w:t xml:space="preserve">Tabel 5.1. Forbrugssidens opregulering, kr., Spor B ex post mod Billunds afregning. Aktivering er netto aktiveringsbetaling.</w:t>
      </w:r>
    </w:p>
    <w:tbl>
      <w:tblPr>
        <w:tblStyle w:val="Tabel-Gitter"/>
        <w:tblW w:w="5000" w:type="pct"/>
        <w:tblLook w:val="0020" w:firstRow="1" w:lastRow="0" w:firstColumn="0" w:lastColumn="0" w:noHBand="0" w:noVBand="0"/>
      </w:tblPr>
      <w:tblGrid>
        <w:gridCol w:w="1980"/>
        <w:gridCol w:w="1980"/>
        <w:gridCol w:w="1980"/>
        <w:gridCol w:w="1980"/>
      </w:tblGrid>
      <w:tr>
        <w:trPr>
          <w:tblHeader w:val="true"/>
        </w:trPr>
        <w:tc>
          <w:tcPr>
            <w:shd w:val="clear" w:color="auto" w:fill="D1E2E7"/>
          </w:tcPr>
          <w:p>
            <w:pPr>
              <w:spacing w:after="0" w:line="240" w:lineRule="auto"/>
              <w:jc w:val="left"/>
            </w:pPr>
            <w:r>
              <w:rPr>
                <w:b/>
                <w:sz w:val="18"/>
                <w:szCs w:val="18"/>
              </w:rPr>
              <w:t xml:space="preserve">Marts–juni 2026</w:t>
            </w:r>
          </w:p>
        </w:tc>
        <w:tc>
          <w:tcPr>
            <w:shd w:val="clear" w:color="auto" w:fill="D1E2E7"/>
          </w:tcPr>
          <w:p>
            <w:pPr>
              <w:spacing w:after="0" w:line="240" w:lineRule="auto"/>
              <w:jc w:val="right"/>
            </w:pPr>
            <w:r>
              <w:rPr>
                <w:b/>
                <w:sz w:val="18"/>
                <w:szCs w:val="18"/>
              </w:rPr>
              <w:t xml:space="preserve">Realiseret</w:t>
            </w:r>
          </w:p>
        </w:tc>
        <w:tc>
          <w:tcPr>
            <w:shd w:val="clear" w:color="auto" w:fill="D1E2E7"/>
          </w:tcPr>
          <w:p>
            <w:pPr>
              <w:spacing w:after="0" w:line="240" w:lineRule="auto"/>
              <w:jc w:val="right"/>
            </w:pPr>
            <w:r>
              <w:rPr>
                <w:b/>
                <w:sz w:val="18"/>
                <w:szCs w:val="18"/>
              </w:rPr>
              <w:t xml:space="preserve">Model</w:t>
            </w:r>
          </w:p>
        </w:tc>
        <w:tc>
          <w:tcPr>
            <w:shd w:val="clear" w:color="auto" w:fill="D1E2E7"/>
          </w:tcPr>
          <w:p>
            <w:pPr>
              <w:spacing w:after="0" w:line="240" w:lineRule="auto"/>
              <w:jc w:val="right"/>
            </w:pPr>
            <w:r>
              <w:rPr>
                <w:b/>
                <w:sz w:val="18"/>
                <w:szCs w:val="18"/>
              </w:rPr>
              <w:t xml:space="preserve">Model / realiseret</w:t>
            </w:r>
          </w:p>
        </w:tc>
      </w:tr>
      <w:tr>
        <w:tc>
          <w:tcPr/>
          <w:p>
            <w:pPr>
              <w:spacing w:after="0" w:line="240" w:lineRule="auto"/>
              <w:jc w:val="left"/>
            </w:pPr>
            <w:r>
              <w:rPr>
                <w:sz w:val="18"/>
                <w:szCs w:val="18"/>
              </w:rPr>
              <w:t xml:space="preserve">aFRR, kapacitet</w:t>
            </w:r>
          </w:p>
        </w:tc>
        <w:tc>
          <w:tcPr/>
          <w:p>
            <w:pPr>
              <w:spacing w:after="0" w:line="240" w:lineRule="auto"/>
              <w:jc w:val="right"/>
            </w:pPr>
            <w:r>
              <w:rPr>
                <w:sz w:val="18"/>
                <w:szCs w:val="18"/>
              </w:rPr>
              <w:t xml:space="preserve">860.532</w:t>
            </w:r>
          </w:p>
        </w:tc>
        <w:tc>
          <w:tcPr/>
          <w:p>
            <w:pPr>
              <w:spacing w:after="0" w:line="240" w:lineRule="auto"/>
              <w:jc w:val="right"/>
            </w:pPr>
            <w:r>
              <w:rPr>
                <w:sz w:val="18"/>
                <w:szCs w:val="18"/>
              </w:rPr>
              <w:t xml:space="preserve">940.929</w:t>
            </w:r>
          </w:p>
        </w:tc>
        <w:tc>
          <w:tcPr/>
          <w:p>
            <w:pPr>
              <w:spacing w:after="0" w:line="240" w:lineRule="auto"/>
              <w:jc w:val="right"/>
            </w:pPr>
            <w:r>
              <w:rPr>
                <w:sz w:val="18"/>
                <w:szCs w:val="18"/>
              </w:rPr>
              <w:t xml:space="preserve">109 %</w:t>
            </w:r>
          </w:p>
        </w:tc>
      </w:tr>
      <w:tr>
        <w:tc>
          <w:tcPr/>
          <w:p>
            <w:pPr>
              <w:spacing w:after="0" w:line="240" w:lineRule="auto"/>
              <w:jc w:val="left"/>
            </w:pPr>
            <w:r>
              <w:rPr>
                <w:sz w:val="18"/>
                <w:szCs w:val="18"/>
              </w:rPr>
              <w:t xml:space="preserve">aFRR, aktivering</w:t>
            </w:r>
          </w:p>
        </w:tc>
        <w:tc>
          <w:tcPr/>
          <w:p>
            <w:pPr>
              <w:spacing w:after="0" w:line="240" w:lineRule="auto"/>
              <w:jc w:val="right"/>
            </w:pPr>
            <w:r>
              <w:rPr>
                <w:sz w:val="18"/>
                <w:szCs w:val="18"/>
              </w:rPr>
              <w:t xml:space="preserve">616.985</w:t>
            </w:r>
          </w:p>
        </w:tc>
        <w:tc>
          <w:tcPr/>
          <w:p>
            <w:pPr>
              <w:spacing w:after="0" w:line="240" w:lineRule="auto"/>
              <w:jc w:val="right"/>
            </w:pPr>
            <w:r>
              <w:rPr>
                <w:sz w:val="18"/>
                <w:szCs w:val="18"/>
              </w:rPr>
              <w:t xml:space="preserve">659.592</w:t>
            </w:r>
          </w:p>
        </w:tc>
        <w:tc>
          <w:tcPr/>
          <w:p>
            <w:pPr>
              <w:spacing w:after="0" w:line="240" w:lineRule="auto"/>
              <w:jc w:val="right"/>
            </w:pPr>
            <w:r>
              <w:rPr>
                <w:sz w:val="18"/>
                <w:szCs w:val="18"/>
              </w:rPr>
              <w:t xml:space="preserve">107 %</w:t>
            </w:r>
          </w:p>
        </w:tc>
      </w:tr>
      <w:tr>
        <w:tc>
          <w:tcPr/>
          <w:p>
            <w:pPr>
              <w:spacing w:after="0" w:line="240" w:lineRule="auto"/>
              <w:jc w:val="left"/>
            </w:pPr>
            <w:r>
              <w:rPr>
                <w:b/>
                <w:bCs/>
                <w:sz w:val="18"/>
                <w:szCs w:val="18"/>
              </w:rPr>
              <w:t xml:space="preserve">aFRR i alt</w:t>
            </w:r>
          </w:p>
        </w:tc>
        <w:tc>
          <w:tcPr/>
          <w:p>
            <w:pPr>
              <w:spacing w:after="0" w:line="240" w:lineRule="auto"/>
              <w:jc w:val="right"/>
            </w:pPr>
            <w:r>
              <w:rPr>
                <w:b/>
                <w:bCs/>
                <w:sz w:val="18"/>
                <w:szCs w:val="18"/>
              </w:rPr>
              <w:t xml:space="preserve">1.477.517</w:t>
            </w:r>
          </w:p>
        </w:tc>
        <w:tc>
          <w:tcPr/>
          <w:p>
            <w:pPr>
              <w:spacing w:after="0" w:line="240" w:lineRule="auto"/>
              <w:jc w:val="right"/>
            </w:pPr>
            <w:r>
              <w:rPr>
                <w:b/>
                <w:bCs/>
                <w:sz w:val="18"/>
                <w:szCs w:val="18"/>
              </w:rPr>
              <w:t xml:space="preserve">1.600.521</w:t>
            </w:r>
          </w:p>
        </w:tc>
        <w:tc>
          <w:tcPr/>
          <w:p>
            <w:pPr>
              <w:spacing w:after="0" w:line="240" w:lineRule="auto"/>
              <w:jc w:val="right"/>
            </w:pPr>
            <w:r>
              <w:rPr>
                <w:b/>
                <w:bCs/>
                <w:sz w:val="18"/>
                <w:szCs w:val="18"/>
              </w:rPr>
              <w:t xml:space="preserve">108 %</w:t>
            </w:r>
          </w:p>
        </w:tc>
      </w:tr>
      <w:tr>
        <w:tc>
          <w:tcPr/>
          <w:p>
            <w:pPr>
              <w:spacing w:after="0" w:line="240" w:lineRule="auto"/>
              <w:jc w:val="left"/>
            </w:pPr>
            <w:r>
              <w:rPr>
                <w:sz w:val="18"/>
                <w:szCs w:val="18"/>
              </w:rPr>
              <w:t xml:space="preserve">mFRR, kapacitet</w:t>
            </w:r>
          </w:p>
        </w:tc>
        <w:tc>
          <w:tcPr/>
          <w:p>
            <w:pPr>
              <w:spacing w:after="0" w:line="240" w:lineRule="auto"/>
              <w:jc w:val="right"/>
            </w:pPr>
            <w:r>
              <w:rPr>
                <w:sz w:val="18"/>
                <w:szCs w:val="18"/>
              </w:rPr>
              <w:t xml:space="preserve">1.289.237</w:t>
            </w:r>
          </w:p>
        </w:tc>
        <w:tc>
          <w:tcPr/>
          <w:p>
            <w:pPr>
              <w:spacing w:after="0" w:line="240" w:lineRule="auto"/>
              <w:jc w:val="right"/>
            </w:pPr>
            <w:r>
              <w:rPr>
                <w:sz w:val="18"/>
                <w:szCs w:val="18"/>
              </w:rPr>
              <w:t xml:space="preserve">1.789.479</w:t>
            </w:r>
          </w:p>
        </w:tc>
        <w:tc>
          <w:tcPr/>
          <w:p>
            <w:pPr>
              <w:spacing w:after="0" w:line="240" w:lineRule="auto"/>
              <w:jc w:val="right"/>
            </w:pPr>
            <w:r>
              <w:rPr>
                <w:sz w:val="18"/>
                <w:szCs w:val="18"/>
              </w:rPr>
              <w:t xml:space="preserve">139 %</w:t>
            </w:r>
          </w:p>
        </w:tc>
      </w:tr>
      <w:tr>
        <w:tc>
          <w:tcPr/>
          <w:p>
            <w:pPr>
              <w:spacing w:after="0" w:line="240" w:lineRule="auto"/>
              <w:jc w:val="left"/>
            </w:pPr>
            <w:r>
              <w:rPr>
                <w:sz w:val="18"/>
                <w:szCs w:val="18"/>
              </w:rPr>
              <w:t xml:space="preserve">mFRR, aktivering</w:t>
            </w:r>
          </w:p>
        </w:tc>
        <w:tc>
          <w:tcPr/>
          <w:p>
            <w:pPr>
              <w:spacing w:after="0" w:line="240" w:lineRule="auto"/>
              <w:jc w:val="right"/>
            </w:pPr>
            <w:r>
              <w:rPr>
                <w:sz w:val="18"/>
                <w:szCs w:val="18"/>
              </w:rPr>
              <w:t xml:space="preserve">411.658</w:t>
            </w:r>
          </w:p>
        </w:tc>
        <w:tc>
          <w:tcPr/>
          <w:p>
            <w:pPr>
              <w:spacing w:after="0" w:line="240" w:lineRule="auto"/>
              <w:jc w:val="right"/>
            </w:pPr>
            <w:r>
              <w:rPr>
                <w:sz w:val="18"/>
                <w:szCs w:val="18"/>
              </w:rPr>
              <w:t xml:space="preserve">463.867</w:t>
            </w:r>
          </w:p>
        </w:tc>
        <w:tc>
          <w:tcPr/>
          <w:p>
            <w:pPr>
              <w:spacing w:after="0" w:line="240" w:lineRule="auto"/>
              <w:jc w:val="right"/>
            </w:pPr>
            <w:r>
              <w:rPr>
                <w:sz w:val="18"/>
                <w:szCs w:val="18"/>
              </w:rPr>
              <w:t xml:space="preserve">113 %</w:t>
            </w:r>
          </w:p>
        </w:tc>
      </w:tr>
      <w:tr>
        <w:tc>
          <w:tcPr/>
          <w:p>
            <w:pPr>
              <w:spacing w:after="0" w:line="240" w:lineRule="auto"/>
              <w:jc w:val="left"/>
            </w:pPr>
            <w:r>
              <w:rPr>
                <w:b/>
                <w:bCs/>
                <w:sz w:val="18"/>
                <w:szCs w:val="18"/>
              </w:rPr>
              <w:t xml:space="preserve">mFRR i alt</w:t>
            </w:r>
          </w:p>
        </w:tc>
        <w:tc>
          <w:tcPr/>
          <w:p>
            <w:pPr>
              <w:spacing w:after="0" w:line="240" w:lineRule="auto"/>
              <w:jc w:val="right"/>
            </w:pPr>
            <w:r>
              <w:rPr>
                <w:b/>
                <w:bCs/>
                <w:sz w:val="18"/>
                <w:szCs w:val="18"/>
              </w:rPr>
              <w:t xml:space="preserve">1.700.894</w:t>
            </w:r>
          </w:p>
        </w:tc>
        <w:tc>
          <w:tcPr/>
          <w:p>
            <w:pPr>
              <w:spacing w:after="0" w:line="240" w:lineRule="auto"/>
              <w:jc w:val="right"/>
            </w:pPr>
            <w:r>
              <w:rPr>
                <w:b/>
                <w:bCs/>
                <w:sz w:val="18"/>
                <w:szCs w:val="18"/>
              </w:rPr>
              <w:t xml:space="preserve">2.253.346</w:t>
            </w:r>
          </w:p>
        </w:tc>
        <w:tc>
          <w:tcPr/>
          <w:p>
            <w:pPr>
              <w:spacing w:after="0" w:line="240" w:lineRule="auto"/>
              <w:jc w:val="right"/>
            </w:pPr>
            <w:r>
              <w:rPr>
                <w:b/>
                <w:bCs/>
                <w:sz w:val="18"/>
                <w:szCs w:val="18"/>
              </w:rPr>
              <w:t xml:space="preserve">132 %</w:t>
            </w:r>
          </w:p>
        </w:tc>
      </w:tr>
      <w:tr>
        <w:tc>
          <w:tcPr/>
          <w:p>
            <w:pPr>
              <w:spacing w:after="0" w:line="240" w:lineRule="auto"/>
              <w:jc w:val="left"/>
            </w:pPr>
            <w:r>
              <w:rPr>
                <w:b/>
                <w:bCs/>
                <w:sz w:val="18"/>
                <w:szCs w:val="18"/>
              </w:rPr>
              <w:t xml:space="preserve">I alt</w:t>
            </w:r>
          </w:p>
        </w:tc>
        <w:tc>
          <w:tcPr/>
          <w:p>
            <w:pPr>
              <w:spacing w:after="0" w:line="240" w:lineRule="auto"/>
              <w:jc w:val="right"/>
            </w:pPr>
            <w:r>
              <w:rPr>
                <w:b/>
                <w:bCs/>
                <w:sz w:val="18"/>
                <w:szCs w:val="18"/>
              </w:rPr>
              <w:t xml:space="preserve">3.178.412</w:t>
            </w:r>
          </w:p>
        </w:tc>
        <w:tc>
          <w:tcPr/>
          <w:p>
            <w:pPr>
              <w:spacing w:after="0" w:line="240" w:lineRule="auto"/>
              <w:jc w:val="right"/>
            </w:pPr>
            <w:r>
              <w:rPr>
                <w:b/>
                <w:bCs/>
                <w:sz w:val="18"/>
                <w:szCs w:val="18"/>
              </w:rPr>
              <w:t xml:space="preserve">3.853.867</w:t>
            </w:r>
          </w:p>
        </w:tc>
        <w:tc>
          <w:tcPr/>
          <w:p>
            <w:pPr>
              <w:spacing w:after="0" w:line="240" w:lineRule="auto"/>
              <w:jc w:val="right"/>
            </w:pPr>
            <w:r>
              <w:rPr>
                <w:b/>
                <w:bCs/>
                <w:sz w:val="18"/>
                <w:szCs w:val="18"/>
              </w:rPr>
              <w:t xml:space="preserve">121 %</w:t>
            </w:r>
          </w:p>
        </w:tc>
      </w:tr>
    </w:tbl>
    <w:p>
      <w:pPr>
        <w:spacing w:after="60"/>
      </w:pPr>
    </w:p>
    <w:p>
      <w:pPr/>
      <w:r>
        <w:drawing>
          <wp:inline>
            <wp:extent cx="5039999" cy="2399999"/>
            <wp:effectExtent b="0" l="0" r="0" t="0"/>
            <wp:docPr descr="Figur 5.1. Model mod realiseret pr. marked og produkt, marts–juni 2026." title="" id="47" name="Picture"/>
            <a:graphic>
              <a:graphicData uri="http://schemas.openxmlformats.org/drawingml/2006/picture">
                <pic:pic>
                  <pic:nvPicPr>
                    <pic:cNvPr descr="fig_validering.png" id="48" name="Picture"/>
                    <pic:cNvPicPr>
                      <a:picLocks noChangeArrowheads="1" noChangeAspect="1"/>
                    </pic:cNvPicPr>
                  </pic:nvPicPr>
                  <pic:blipFill>
                    <a:blip r:embed="rIdV4_2"/>
                    <a:stretch>
                      <a:fillRect/>
                    </a:stretch>
                  </pic:blipFill>
                  <pic:spPr bwMode="auto">
                    <a:xfrm>
                      <a:off x="0" y="0"/>
                      <a:ext cx="5039999" cy="2399999"/>
                    </a:xfrm>
                    <a:prstGeom prst="rect">
                      <a:avLst/>
                    </a:prstGeom>
                    <a:noFill/>
                    <a:ln w="9525">
                      <a:noFill/>
                      <a:headEnd/>
                      <a:tailEnd/>
                    </a:ln>
                  </pic:spPr>
                </pic:pic>
              </a:graphicData>
            </a:graphic>
          </wp:inline>
        </w:drawing>
      </w:r>
    </w:p>
    <w:p>
      <w:pPr>
        <w:pStyle w:val="Billedtekst"/>
      </w:pPr>
      <w:r>
        <w:t xml:space="preserve">Figur 5.1. Model mod realiseret pr. marked og produkt, marts–juni 2026.</w:t>
      </w:r>
    </w:p>
    <w:p>
      <w:pPr/>
      <w:r>
        <w:rPr>
          <w:bCs/>
          <w:b/>
        </w:rPr>
        <w:t xml:space="preserve">aFRR rammer.</w:t>
      </w:r>
      <w:r>
        <w:t xml:space="preserve"> Kapacitet og aktivering ligger begge inden for 10 %. Aktiveringsandelen for aFRR følger systemets aktivering (</w:t>
      </w:r>
      <w:r>
        <w:rPr>
          <w:rStyle w:val="VerbatimChar"/>
        </w:rPr>
        <w:t xml:space="preserve">system_share</w:t>
      </w:r>
      <w:r>
        <w:t xml:space="preserve">) skaleret med en faktor 4, kalibreret på samme periode.</w:t>
      </w:r>
    </w:p>
    <w:p>
      <w:pPr/>
      <w:r>
        <w:rPr>
          <w:bCs/>
          <w:b/>
        </w:rPr>
        <w:t xml:space="preserve">mFRR-kapaciteten ligger 39 % for højt.</w:t>
      </w:r>
      <w:r>
        <w:t xml:space="preserve"> Det er modellens svage punkt, og årsagen er kendt. Modellen kender kapacitetsprisen på forhånd og lægger derfor hele månedens tilladte mængde i de få timer, hvor prisen er højest. I valideringen i september (med den tidligere lineære varmepumpe) lagde den hele junis mFRR-reservation i tre timer den 27. juni med 12 MW i hver, ved en kapacitetspris omkring 2.400 kr./MW/t mod et månedssnit på ca. 120. Billund bød højst 3,7 MW og fordelt over seks døgn. Energiloftet begrænser mængden, men ikke hvor koncentreret den er.</w:t>
      </w:r>
    </w:p>
    <w:p>
      <w:pPr/>
      <w:r>
        <w:rPr>
          <w:bCs/>
          <w:b/>
        </w:rPr>
        <w:t xml:space="preserve">Blokstørrelsen er en bærende parameter.</w:t>
      </w:r>
      <w:r>
        <w:t xml:space="preserve"> Med et loft på 4 MW pr. time faldt modellen i samme analyse til 64 % af det realiserede. Hverken 17,5 MW eller 4 MW beskriver Billund; det rigtige loft er sandsynligvis månedsafhængigt.</w:t>
      </w:r>
    </w:p>
    <w:bookmarkEnd w:id="49"/>
    <w:bookmarkStart w:id="53" w:name="markedet-skiftede"/>
    <w:p>
      <w:pPr>
        <w:pStyle w:val="Overskrift2"/>
      </w:pPr>
      <w:r>
        <w:t xml:space="preserve">5.3 Markedet skiftede</w:t>
      </w:r>
    </w:p>
    <w:p>
      <w:pPr/>
      <w:r>
        <w:drawing>
          <wp:inline>
            <wp:extent cx="5039999" cy="2399999"/>
            <wp:effectExtent b="0" l="0" r="0" t="0"/>
            <wp:docPr descr="Figur 5.2. Billunds realiserede indtægt fra forbrugssidens opregulering pr. måned, mio. kr. Januar–februar 2026 er udeladt (indkøring)." title="" id="51" name="Picture"/>
            <a:graphic>
              <a:graphicData uri="http://schemas.openxmlformats.org/drawingml/2006/picture">
                <pic:pic>
                  <pic:nvPicPr>
                    <pic:cNvPr descr="fig_billund_maaned.png" id="52" name="Picture"/>
                    <pic:cNvPicPr>
                      <a:picLocks noChangeArrowheads="1" noChangeAspect="1"/>
                    </pic:cNvPicPr>
                  </pic:nvPicPr>
                  <pic:blipFill>
                    <a:blip r:embed="rIdV4_3"/>
                    <a:stretch>
                      <a:fillRect/>
                    </a:stretch>
                  </pic:blipFill>
                  <pic:spPr bwMode="auto">
                    <a:xfrm>
                      <a:off x="0" y="0"/>
                      <a:ext cx="5039999" cy="2399999"/>
                    </a:xfrm>
                    <a:prstGeom prst="rect">
                      <a:avLst/>
                    </a:prstGeom>
                    <a:noFill/>
                    <a:ln w="9525">
                      <a:noFill/>
                      <a:headEnd/>
                      <a:tailEnd/>
                    </a:ln>
                  </pic:spPr>
                </pic:pic>
              </a:graphicData>
            </a:graphic>
          </wp:inline>
        </w:drawing>
      </w:r>
    </w:p>
    <w:p>
      <w:pPr>
        <w:pStyle w:val="Billedtekst"/>
      </w:pPr>
      <w:r>
        <w:t xml:space="preserve">Figur 5.2. Billunds realiserede indtægt fra forbrugssidens opregulering pr. måned, mio. kr. Januar–februar 2026 er udeladt (indkøring).</w:t>
      </w:r>
    </w:p>
    <w:p>
      <w:pPr/>
      <w:r>
        <w:t xml:space="preserve">I 2. halvår 2025 tjente Billund 13,8 mio. kr. på forbrugssidens opregulering, næsten alt på aFRR. I marts–juni 2026 var det 3,2 mio. kr., og mFRR var nu det største marked. Kapacitetsprisen for aFRR faldt fra 407 kr./MW/t i juli 2025 til under 100 kr./MW/t i maj–juni 2026 (bilag A). Det er markedet, ikke modellen, der har flyttet sig.</w:t>
      </w:r>
    </w:p>
    <w:p>
      <w:pPr/>
      <w:r>
        <w:t xml:space="preserve">Derfor gælder kalibreringen kun marts–juni 2026. Den skal testes igen med vinterdata 2026/27, før den bruges på en anden periode.</w:t>
      </w:r>
    </w:p>
    <w:bookmarkEnd w:id="53"/>
    <w:bookmarkStart w:id="54" w:name="det-valideringen-ikke-dækker"/>
    <w:p>
      <w:pPr>
        <w:pStyle w:val="Overskrift2"/>
      </w:pPr>
      <w:r>
        <w:t xml:space="preserve">5.4 Det, valideringen ikke dækker</w:t>
      </w:r>
    </w:p>
    <w:p>
      <w:pPr/>
      <w:r>
        <w:t xml:space="preserve">Gasmotorernes balanceindtægt er uden for modellen. Hos Billund var den 1,31 mio. kr. i marts–juni 2026, 29 % af den samlede balanceindtægt. Nedregulering på forbrugssiden gav netto 0,07 mio. kr. og er heller ikke med. Budreglen (spot plus 500 kr./MWh) er ikke testet mod priser kendt på budtidspunktet, fordi der ikke findes historiske spotprognoser.</w:t>
      </w:r>
    </w:p>
    <w:p>
      <w:r>
        <w:br w:type="page"/>
      </w:r>
    </w:p>
    <w:bookmarkEnd w:id="54"/>
    <w:bookmarkEnd w:id="55"/>
    <w:bookmarkStart w:id="56" w:name="hvad-der-ændrede-sig-siden-v3"/>
    <w:p>
      <w:pPr>
        <w:pStyle w:val="Overskrift1"/>
      </w:pPr>
      <w:r>
        <w:t xml:space="preserve">6. Hvad der ændrede sig siden v3</w:t>
      </w:r>
    </w:p>
    <w:p>
      <w:pPr/>
      <w:r>
        <w:t xml:space="preserve">På temadagen 7. maj 2026 viste vi ca. 19 mio. kr. om året for Billunds tank og balancemarked. Tallet kom fra rapport v3: 6,6 mio. kr. for tanken på spotmarkedet og 15,6 mio. kr. for balancemarkedet, fratrukket et fladt fradrag på 15 % for modellens klarsyn.</w:t>
      </w:r>
    </w:p>
    <w:p>
      <w:pPr/>
      <w:r>
        <w:t xml:space="preserve">Tallet var ikke urimeligt. Billund realiserede 13,8 mio. kr. på forbrugssiden alene i 2. halvår 2025. Men det var et modeltal fra en metode, der ikke var valideret, og tre ting har ændret sig.</w:t>
      </w:r>
    </w:p>
    <w:p>
      <w:pPr/>
      <w:r>
        <w:rPr>
          <w:bCs/>
          <w:b/>
        </w:rPr>
        <w:t xml:space="preserve">Markedet faldt.</w:t>
      </w:r>
      <w:r>
        <w:t xml:space="preserve"> 2025 var aFRR-domineret med høje kapacitetspriser. 2026 er mFRR-tungt og markant lavere. Billund tjente 4,7 mio. kr. i september 2025, 0,2 mio. kr. i december 2025 og 0,3–1,3 mio. kr. pr. måned i marts–juni 2026.</w:t>
      </w:r>
    </w:p>
    <w:p>
      <w:pPr/>
      <w:r>
        <w:rPr>
          <w:bCs/>
          <w:b/>
        </w:rPr>
        <w:t xml:space="preserve">Metoden blev strammere.</w:t>
      </w:r>
      <w:r>
        <w:t xml:space="preserve"> Reservationen fik et loft svarende til det, værket faktisk stillede til rådighed. Det flade fradrag på 15 % blev erstattet af en mekanisme: hvor stor en andel af reservationen der aktiveres, og hvad modellen ved på budtidspunktet. Uden de to ting reserverede modellen 3–8 gange for meget og regnede 4–5 gange for meget aktiveret energi. Kapacitetsprisgaten, som i v3 var implicit i metoden, er fjernet fra Spor B.</w:t>
      </w:r>
    </w:p>
    <w:p>
      <w:pPr/>
      <w:r>
        <w:rPr>
          <w:bCs/>
          <w:b/>
        </w:rPr>
        <w:t xml:space="preserve">Anlægget blev beskrevet bedre.</w:t>
      </w:r>
      <w:r>
        <w:t xml:space="preserve"> Varmepumpen er nu en målt ydelsestabel i stedet for en lineær COP. Det flyttede alene Spor A’s resultat for marts–juni fra 5,19 til 4,70 mio. kr. Elkedlen blev droslet til 12 MW, og prækvalifikationen blev 17,52 MW i stedet for 8,65 MW.</w:t>
      </w:r>
    </w:p>
    <w:p>
      <w:pPr/>
      <w:r>
        <w:t xml:space="preserve">Pointen er den samme som med halmkedlen, der i en tidlig version tændte og slukkede hver tredje time: modellen producerer altid et tal, og det er fagpersonen, der skal sige “det kan ikke passe”. Forskellen er, at denne gang står det på forfatterens egen regning. Det er grunden til reglerne i afsnit 2.4.</w:t>
      </w:r>
    </w:p>
    <w:bookmarkEnd w:id="56"/>
    <w:bookmarkStart w:id="57" w:name="hvad-modellen-ikke-kan"/>
    <w:p>
      <w:pPr>
        <w:pStyle w:val="Overskrift1"/>
      </w:pPr>
      <w:r>
        <w:t xml:space="preserve">7. Hvad modellen ikke kan</w:t>
      </w:r>
    </w:p>
    <w:p>
      <w:pPr>
        <w:pStyle w:val="Opstilling-punkttegn"/>
      </w:pPr>
      <w:r>
        <w:rPr>
          <w:bCs/>
          <w:b/>
        </w:rPr>
        <w:t xml:space="preserve">Planlægge fremad.</w:t>
      </w:r>
      <w:r>
        <w:t xml:space="preserve"> Den kender hele periodens priser og vejr. Driftsplanlægning en uge frem ud fra prognoser er under udvikling.</w:t>
      </w:r>
    </w:p>
    <w:p>
      <w:pPr>
        <w:pStyle w:val="Opstilling-punkttegn"/>
      </w:pPr>
      <w:r>
        <w:rPr>
          <w:bCs/>
          <w:b/>
        </w:rPr>
        <w:t xml:space="preserve">Gasmotorernes balanceindtægt.</w:t>
      </w:r>
      <w:r>
        <w:t xml:space="preserve"> Motorerne indgår i dispatch, men byder ikke. Hos Billund var det 29 % af balanceindtægten i marts–juni 2026.</w:t>
      </w:r>
    </w:p>
    <w:p>
      <w:pPr>
        <w:pStyle w:val="Opstilling-punkttegn"/>
      </w:pPr>
      <w:r>
        <w:rPr>
          <w:bCs/>
          <w:b/>
        </w:rPr>
        <w:t xml:space="preserve">Nedregulering</w:t>
      </w:r>
      <w:r>
        <w:t xml:space="preserve"> på forbrugssiden.</w:t>
      </w:r>
    </w:p>
    <w:p>
      <w:pPr>
        <w:pStyle w:val="Opstilling-punkttegn"/>
      </w:pPr>
      <w:r>
        <w:rPr>
          <w:bCs/>
          <w:b/>
        </w:rPr>
        <w:t xml:space="preserve">Forudsige balanceindtægten.</w:t>
      </w:r>
      <w:r>
        <w:t xml:space="preserve"> Spor B er kalibreret på ét værk i én periode med værkets egen reservation som input.</w:t>
      </w:r>
    </w:p>
    <w:p>
      <w:pPr>
        <w:pStyle w:val="Opstilling-punkttegn"/>
      </w:pPr>
      <w:r>
        <w:rPr>
          <w:bCs/>
          <w:b/>
        </w:rPr>
        <w:t xml:space="preserve">mFRR-kapacitet præcist.</w:t>
      </w:r>
      <w:r>
        <w:t xml:space="preserve"> Den overvurderes med ca. 30–40 %, fordi kapacitetsprisen er kendt på forhånd.</w:t>
      </w:r>
    </w:p>
    <w:p>
      <w:pPr>
        <w:pStyle w:val="Opstilling-punkttegn"/>
      </w:pPr>
      <w:r>
        <w:rPr>
          <w:bCs/>
          <w:b/>
        </w:rPr>
        <w:t xml:space="preserve">Være pris-tager i aFRR uden forbehold.</w:t>
      </w:r>
      <w:r>
        <w:t xml:space="preserve"> 17,52 MW svarer til 18 % af den aFRR-opregulering, Energinet i gennemsnit købte i DK1 i perioden (bilag A). Modellen antager, at værkets bud ikke flytter prisen. For et enkelt værk med Billunds reservation (ca. 1 MW i snit) holder det; </w:t>
      </w:r>
      <w:del w:id="9695" w:author="Claude" w:date="2026-10-15T14:38:52Z">
        <w:r>
          <w:delText xml:space="preserve">for et værk, der byder fuld prækvalifikation hver time, gør det ikke.</w:delText>
        </w:r>
      </w:del>
      <w:ins w:id="9696" w:author="Claude" w:date="2026-10-15T14:38:52Z">
        <w:r>
          <w:t xml:space="preserve">for et værk, der byder fuld prækvalifikation hver time, gør det ikke. Billunds prækvalifikation i dag, 47,52 MW, svarer til halvdelen af aFRR-indkøbet.</w:t>
        </w:r>
      </w:ins>
    </w:p>
    <w:p>
      <w:pPr>
        <w:pStyle w:val="Opstilling-punkttegn"/>
      </w:pPr>
      <w:r>
        <w:rPr>
          <w:bCs/>
          <w:b/>
        </w:rPr>
        <w:t xml:space="preserve">Regne et helt år på sekunder.</w:t>
      </w:r>
      <w:r>
        <w:t xml:space="preserve"> Billunds rullende år tager 5–10 minutter med balancering; en case med mange start/stop-enheder kan være for tung til ét løb og må regnes i månedsvinduer.</w:t>
      </w:r>
    </w:p>
    <w:p>
      <w:pPr>
        <w:pStyle w:val="Opstilling-punkttegn"/>
      </w:pPr>
      <w:r>
        <w:rPr>
          <w:bCs/>
          <w:b/>
        </w:rPr>
        <w:t xml:space="preserve">Fremløbs- og returtemperatur.</w:t>
      </w:r>
      <w:r>
        <w:t xml:space="preserve"> Tankens kapacitet regnes med en fast temperaturdifferens, og nettabet afhænger af udetemperaturen, ikke af fremløbet.</w:t>
      </w:r>
    </w:p>
    <w:p>
      <w:r>
        <w:br w:type="page"/>
      </w:r>
    </w:p>
    <w:bookmarkEnd w:id="57"/>
    <w:bookmarkStart w:id="62" w:name="sådan-bruger-i-værktøjet"/>
    <w:p>
      <w:pPr>
        <w:pStyle w:val="Overskrift1"/>
      </w:pPr>
      <w:r>
        <w:t xml:space="preserve">8. Sådan bruger I værktøjet</w:t>
      </w:r>
    </w:p>
    <w:bookmarkStart w:id="58" w:name="fra-regneark-til-kørsel"/>
    <w:p>
      <w:pPr>
        <w:pStyle w:val="Overskrift2"/>
      </w:pPr>
      <w:r>
        <w:t xml:space="preserve">8.1 Fra regneark til kørsel</w:t>
      </w:r>
    </w:p>
    <w:p>
      <w:pPr/>
      <w:r>
        <w:t xml:space="preserve">Et værk regner på sit eget anlæg i fire trin:</w:t>
      </w:r>
    </w:p>
    <w:p>
      <w:pPr>
        <w:pStyle w:val="Opstilling-punkttegn"/>
      </w:pPr>
      <w:r>
        <w:t xml:space="preserve">Udfyld skabelonen </w:t>
      </w:r>
      <w:r>
        <w:rPr>
          <w:rStyle w:val="VerbatimChar"/>
        </w:rPr>
        <w:t xml:space="preserve">doc/vaerksdata_skabelon.xlsx</w:t>
      </w:r>
      <w:r>
        <w:t xml:space="preserve">: timedata for varmeproduktionen ab værk, anlæg og tanke, varmepumpens målepunkter og priser.</w:t>
      </w:r>
    </w:p>
    <w:p>
      <w:pPr>
        <w:pStyle w:val="Opstilling-punkttegn"/>
      </w:pPr>
      <w:r>
        <w:t xml:space="preserve">Konvertér arket med </w:t>
      </w:r>
      <w:r>
        <w:rPr>
          <w:rStyle w:val="VerbatimChar"/>
        </w:rPr>
        <w:t xml:space="preserve">scripts/vaerksark_til_yaml.py</w:t>
      </w:r>
      <w:r>
        <w:t xml:space="preserve">. Scriptet skriver casefilen og varmelasten og stopper højlydt på alt, det ikke kan tolke.</w:t>
      </w:r>
    </w:p>
    <w:p>
      <w:pPr>
        <w:pStyle w:val="Opstilling-punkttegn"/>
      </w:pPr>
      <w:r>
        <w:t xml:space="preserve">Kør et kort vindue (fx 5.–16. januar 2026), og tjek, at enhederne kører i den rækkefølge, I kender.</w:t>
      </w:r>
    </w:p>
    <w:p>
      <w:pPr>
        <w:pStyle w:val="Opstilling-punkttegn"/>
      </w:pPr>
      <w:r>
        <w:t xml:space="preserve">Regn helåret på forhånd, og regn scenarier som differenser.</w:t>
      </w:r>
    </w:p>
    <w:p>
      <w:pPr/>
      <w:r>
        <w:t xml:space="preserve">Værkets data bliver i den git-ignorerede mappe </w:t>
      </w:r>
      <w:r>
        <w:rPr>
          <w:rStyle w:val="VerbatimChar"/>
        </w:rPr>
        <w:t xml:space="preserve">deltagere/</w:t>
      </w:r>
      <w:r>
        <w:t xml:space="preserve">, og konverteringen nægter at skrive dem et sted, hvor de kan komme med i det offentlige repositorium.</w:t>
      </w:r>
    </w:p>
    <w:bookmarkEnd w:id="58"/>
    <w:bookmarkStart w:id="59" w:name="to-veje"/>
    <w:p>
      <w:pPr>
        <w:pStyle w:val="Overskrift2"/>
      </w:pPr>
      <w:r>
        <w:t xml:space="preserve">8.2 To veje</w:t>
      </w:r>
    </w:p>
    <w:p>
      <w:pPr/>
      <w:r>
        <w:rPr>
          <w:bCs/>
          <w:b/>
        </w:rPr>
        <w:t xml:space="preserve">Vej B — Claude i browseren.</w:t>
      </w:r>
      <w:r>
        <w:t xml:space="preserve"> Ingen installation. Med en Claude Pro- eller Max-konto og kodekørsel slået til kan Claude klone repositoriet, hente data og køre modellen i sin egen sandkasse. Det er den vej, kurset 22. oktober kører ad, og den vej modellen blev bygget. [BEKRÆFT efter test fra ren konto]</w:t>
      </w:r>
    </w:p>
    <w:p>
      <w:pPr/>
      <w:r>
        <w:rPr>
          <w:bCs/>
          <w:b/>
        </w:rPr>
        <w:t xml:space="preserve">Vej A — lokalt.</w:t>
      </w:r>
      <w:r>
        <w:t xml:space="preserve"> Python 3.10–3.13, på Windows helst i WSL. Til dem, der vil køre store mængder scenarier, udvikle modellen eller køre den fast.</w:t>
      </w:r>
    </w:p>
    <w:bookmarkEnd w:id="59"/>
    <w:bookmarkStart w:id="60" w:name="hvor-kommandoerne-står"/>
    <w:p>
      <w:pPr>
        <w:pStyle w:val="Overskrift2"/>
      </w:pPr>
      <w:r>
        <w:t xml:space="preserve">8.3 Hvor kommandoerne står</w:t>
      </w:r>
    </w:p>
    <w:p>
      <w:pPr/>
      <w:r>
        <w:t xml:space="preserve">Kommandoer forældes hurtigere end rapporter. De står derfor ikke her, men i repositoriet, hvor de holdes ved lige:</w:t>
      </w:r>
    </w:p>
    <w:p>
      <w:pPr>
        <w:pStyle w:val="Billedtekst"/>
      </w:pPr>
      <w:r>
        <w:t xml:space="preserve">Tabel 8.1. Dokumentationen i repositoriet.</w:t>
      </w:r>
    </w:p>
    <w:tbl>
      <w:tblPr>
        <w:tblStyle w:val="Tabel-Gitter"/>
        <w:tblW w:w="5000" w:type="pct"/>
        <w:tblLook w:val="0020" w:firstRow="1" w:lastRow="0" w:firstColumn="0" w:lastColumn="0" w:noHBand="0" w:noVBand="0"/>
      </w:tblPr>
      <w:tblGrid>
        <w:gridCol w:w="3960"/>
        <w:gridCol w:w="3960"/>
      </w:tblGrid>
      <w:tr>
        <w:trPr>
          <w:tblHeader w:val="true"/>
        </w:trPr>
        <w:tc>
          <w:tcPr>
            <w:shd w:val="clear" w:color="auto" w:fill="D1E2E7"/>
          </w:tcPr>
          <w:p>
            <w:pPr>
              <w:spacing w:after="0" w:line="240" w:lineRule="auto"/>
              <w:jc w:val="left"/>
            </w:pPr>
            <w:r>
              <w:rPr>
                <w:b/>
                <w:sz w:val="18"/>
                <w:szCs w:val="18"/>
              </w:rPr>
              <w:t xml:space="preserve">Fil</w:t>
            </w:r>
          </w:p>
        </w:tc>
        <w:tc>
          <w:tcPr>
            <w:shd w:val="clear" w:color="auto" w:fill="D1E2E7"/>
          </w:tcPr>
          <w:p>
            <w:pPr>
              <w:spacing w:after="0" w:line="240" w:lineRule="auto"/>
              <w:jc w:val="left"/>
            </w:pPr>
            <w:r>
              <w:rPr>
                <w:b/>
                <w:sz w:val="18"/>
                <w:szCs w:val="18"/>
              </w:rPr>
              <w:t xml:space="preserve">Indhold</w:t>
            </w:r>
          </w:p>
        </w:tc>
      </w:tr>
      <w:tr>
        <w:tc>
          <w:tcPr/>
          <w:p>
            <w:pPr>
              <w:spacing w:after="0" w:line="240" w:lineRule="auto"/>
              <w:jc w:val="left"/>
            </w:pPr>
            <w:r>
              <w:rPr>
                <w:rStyle w:val="VerbatimChar"/>
                <w:sz w:val="18"/>
                <w:szCs w:val="18"/>
              </w:rPr>
              <w:t xml:space="preserve">README.md</w:t>
            </w:r>
          </w:p>
        </w:tc>
        <w:tc>
          <w:tcPr/>
          <w:p>
            <w:pPr>
              <w:spacing w:after="0" w:line="240" w:lineRule="auto"/>
              <w:jc w:val="left"/>
            </w:pPr>
            <w:r>
              <w:rPr>
                <w:sz w:val="18"/>
                <w:szCs w:val="18"/>
              </w:rPr>
              <w:t xml:space="preserve">kom i gang, referencetal</w:t>
            </w:r>
          </w:p>
        </w:tc>
      </w:tr>
      <w:tr>
        <w:tc>
          <w:tcPr/>
          <w:p>
            <w:pPr>
              <w:spacing w:after="0" w:line="240" w:lineRule="auto"/>
              <w:jc w:val="left"/>
            </w:pPr>
            <w:r>
              <w:rPr>
                <w:rStyle w:val="VerbatimChar"/>
                <w:sz w:val="18"/>
                <w:szCs w:val="18"/>
              </w:rPr>
              <w:t xml:space="preserve">doc/EGET_VAERK.md</w:t>
            </w:r>
          </w:p>
        </w:tc>
        <w:tc>
          <w:tcPr/>
          <w:p>
            <w:pPr>
              <w:spacing w:after="0" w:line="240" w:lineRule="auto"/>
              <w:jc w:val="left"/>
            </w:pPr>
            <w:r>
              <w:rPr>
                <w:sz w:val="18"/>
                <w:szCs w:val="18"/>
              </w:rPr>
              <w:t xml:space="preserve">regnearket, konverteringen, helår</w:t>
            </w:r>
          </w:p>
        </w:tc>
      </w:tr>
      <w:tr>
        <w:tc>
          <w:tcPr/>
          <w:p>
            <w:pPr>
              <w:spacing w:after="0" w:line="240" w:lineRule="auto"/>
              <w:jc w:val="left"/>
            </w:pPr>
            <w:r>
              <w:rPr>
                <w:rStyle w:val="VerbatimChar"/>
                <w:sz w:val="18"/>
                <w:szCs w:val="18"/>
              </w:rPr>
              <w:t xml:space="preserve">doc/KOERSEL.md</w:t>
            </w:r>
          </w:p>
        </w:tc>
        <w:tc>
          <w:tcPr/>
          <w:p>
            <w:pPr>
              <w:spacing w:after="0" w:line="240" w:lineRule="auto"/>
              <w:jc w:val="left"/>
            </w:pPr>
            <w:r>
              <w:rPr>
                <w:sz w:val="18"/>
                <w:szCs w:val="18"/>
              </w:rPr>
              <w:t xml:space="preserve">alle flag, scenarier som differens, solvergab</w:t>
            </w:r>
          </w:p>
        </w:tc>
      </w:tr>
      <w:tr>
        <w:tc>
          <w:tcPr/>
          <w:p>
            <w:pPr>
              <w:spacing w:after="0" w:line="240" w:lineRule="auto"/>
              <w:jc w:val="left"/>
            </w:pPr>
            <w:r>
              <w:rPr>
                <w:rStyle w:val="VerbatimChar"/>
                <w:sz w:val="18"/>
                <w:szCs w:val="18"/>
              </w:rPr>
              <w:t xml:space="preserve">doc/BALANCEMARKED.md</w:t>
            </w:r>
          </w:p>
        </w:tc>
        <w:tc>
          <w:tcPr/>
          <w:p>
            <w:pPr>
              <w:spacing w:after="0" w:line="240" w:lineRule="auto"/>
              <w:jc w:val="left"/>
            </w:pPr>
            <w:r>
              <w:rPr>
                <w:sz w:val="18"/>
                <w:szCs w:val="18"/>
              </w:rPr>
              <w:t xml:space="preserve">budmodellen, Spor A og B, validering</w:t>
            </w:r>
          </w:p>
        </w:tc>
      </w:tr>
      <w:tr>
        <w:tc>
          <w:tcPr/>
          <w:p>
            <w:pPr>
              <w:spacing w:after="0" w:line="240" w:lineRule="auto"/>
              <w:jc w:val="left"/>
            </w:pPr>
            <w:r>
              <w:rPr>
                <w:rStyle w:val="VerbatimChar"/>
                <w:sz w:val="18"/>
                <w:szCs w:val="18"/>
              </w:rPr>
              <w:t xml:space="preserve">doc/VARMELAST_OG_NETTAB.md</w:t>
            </w:r>
          </w:p>
        </w:tc>
        <w:tc>
          <w:tcPr/>
          <w:p>
            <w:pPr>
              <w:spacing w:after="0" w:line="240" w:lineRule="auto"/>
              <w:jc w:val="left"/>
            </w:pPr>
            <w:r>
              <w:rPr>
                <w:sz w:val="18"/>
                <w:szCs w:val="18"/>
              </w:rPr>
              <w:t xml:space="preserve">varmepumpe, varmelast, nettab</w:t>
            </w:r>
          </w:p>
        </w:tc>
      </w:tr>
      <w:tr>
        <w:tc>
          <w:tcPr/>
          <w:p>
            <w:pPr>
              <w:spacing w:after="0" w:line="240" w:lineRule="auto"/>
              <w:jc w:val="left"/>
            </w:pPr>
            <w:r>
              <w:rPr>
                <w:rStyle w:val="VerbatimChar"/>
                <w:sz w:val="18"/>
                <w:szCs w:val="18"/>
              </w:rPr>
              <w:t xml:space="preserve">doc/WORKFLOW_CLAUDE.md</w:t>
            </w:r>
            <w:r>
              <w:rPr>
                <w:sz w:val="18"/>
                <w:szCs w:val="18"/>
              </w:rPr>
              <w:t xml:space="preserve">, </w:t>
            </w:r>
            <w:r>
              <w:rPr>
                <w:rStyle w:val="VerbatimChar"/>
                <w:sz w:val="18"/>
                <w:szCs w:val="18"/>
              </w:rPr>
              <w:t xml:space="preserve">doc/WORKFLOW_LOKAL.md</w:t>
            </w:r>
          </w:p>
        </w:tc>
        <w:tc>
          <w:tcPr/>
          <w:p>
            <w:pPr>
              <w:spacing w:after="0" w:line="240" w:lineRule="auto"/>
              <w:jc w:val="left"/>
            </w:pPr>
            <w:r>
              <w:rPr>
                <w:sz w:val="18"/>
                <w:szCs w:val="18"/>
              </w:rPr>
              <w:t xml:space="preserve">Vej B og Vej A i praksis</w:t>
            </w:r>
          </w:p>
        </w:tc>
      </w:tr>
    </w:tbl>
    <w:p>
      <w:pPr>
        <w:spacing w:after="60"/>
      </w:pPr>
    </w:p>
    <w:bookmarkEnd w:id="60"/>
    <w:bookmarkStart w:id="61" w:name="gode-vaner"/>
    <w:p>
      <w:pPr>
        <w:pStyle w:val="Overskrift2"/>
      </w:pPr>
      <w:r>
        <w:t xml:space="preserve">8.4 Gode vaner</w:t>
      </w:r>
    </w:p>
    <w:p>
      <w:pPr>
        <w:pStyle w:val="Opstilling-punkttegn"/>
      </w:pPr>
      <w:r>
        <w:rPr>
          <w:bCs/>
          <w:b/>
        </w:rPr>
        <w:t xml:space="preserve">Sig “det kan ikke passe”.</w:t>
      </w:r>
      <w:r>
        <w:t xml:space="preserve"> Når et resultat ser forkert ud, er det det rigtige svar. Find ud af, om det skyldes data, en antagelse eller modellen.</w:t>
      </w:r>
    </w:p>
    <w:p>
      <w:pPr>
        <w:pStyle w:val="Opstilling-punkttegn"/>
      </w:pPr>
      <w:r>
        <w:rPr>
          <w:bCs/>
          <w:b/>
        </w:rPr>
        <w:t xml:space="preserve">Stol på, verificér, pres igen.</w:t>
      </w:r>
      <w:r>
        <w:t xml:space="preserve"> Stol på syntaks og standardberegninger. Verificér altid tal, AI’en selv finder, antagelser om jeres anlæg og økonomiske vurderinger. Pres igen, når resultatet ikke kan forklares fagligt.</w:t>
      </w:r>
    </w:p>
    <w:p>
      <w:pPr>
        <w:pStyle w:val="Opstilling-punkttegn"/>
      </w:pPr>
      <w:r>
        <w:rPr>
          <w:bCs/>
          <w:b/>
        </w:rPr>
        <w:t xml:space="preserve">Skriv statusnotater.</w:t>
      </w:r>
      <w:r>
        <w:t xml:space="preserve"> Sprogmodellen husker ikke mellem samtaler. Et kort notat efter hver arbejdssession er det, der holder et projekt sammen over uger.</w:t>
      </w:r>
    </w:p>
    <w:p>
      <w:pPr>
        <w:pStyle w:val="Opstilling-punkttegn"/>
      </w:pPr>
      <w:r>
        <w:rPr>
          <w:bCs/>
          <w:b/>
        </w:rPr>
        <w:t xml:space="preserve">Hold værkets data ude af det offentlige repositorium.</w:t>
      </w:r>
      <w:r>
        <w:t xml:space="preserve"> Del modelforbedringer, ikke data.</w:t>
      </w:r>
    </w:p>
    <w:bookmarkEnd w:id="61"/>
    <w:bookmarkEnd w:id="62"/>
    <w:bookmarkStart w:id="63" w:name="andeby-det-fiktive-referenceværk"/>
    <w:p>
      <w:pPr>
        <w:pStyle w:val="Overskrift1"/>
      </w:pPr>
      <w:r>
        <w:t xml:space="preserve">9. Andeby, det fiktive referenceværk</w:t>
      </w:r>
    </w:p>
    <w:p>
      <w:pPr/>
      <w:r>
        <w:t xml:space="preserve">Andeby er et fiktivt værk med seks af de syv enhedstyper (alle undtagen overskudsvarme) og to tanke, bygget så der kan regnes, vises og undervises uden at tillægge et rigtigt værk tallene. Varmebehovet er ca. 105 GWh om året, solvarmen er regnet af målt DMI-globalstråling (Karup), og balancemarkedet har aktiveringsmekanismerne fra valideringen, men ikke Billunds månedslofter.</w:t>
      </w:r>
    </w:p>
    <w:p>
      <w:pPr>
        <w:pStyle w:val="Billedtekst"/>
      </w:pPr>
      <w:del w:id="9712" w:author="Claude" w:date="2026-10-15T14:38:52Z">
        <w:r>
          <w:delText xml:space="preserve">Tabel 9.1. Andebys samlede driftsomkostning, kr.</w:delText>
        </w:r>
      </w:del>
      <w:ins w:id="9713" w:author="Claude" w:date="2026-10-15T14:38:52Z">
        <w:r>
          <w:t xml:space="preserve">Tabel 9.1. Andebys samlede driftsomkostning, kr. Regnet 15. oktober 2026 med drift uden aktivering; opnået gab højst 0,1 %.</w:t>
        </w:r>
      </w:ins>
    </w:p>
    <w:tbl>
      <w:tblPr>
        <w:tblStyle w:val="Tabel-Gitter"/>
        <w:tblW w:w="5000" w:type="pct"/>
        <w:tblLook w:val="0020" w:firstRow="1" w:lastRow="0" w:firstColumn="0" w:lastColumn="0" w:noHBand="0" w:noVBand="0"/>
      </w:tblPr>
      <w:tblGrid>
        <w:gridCol w:w="1980"/>
        <w:gridCol w:w="1980"/>
        <w:gridCol w:w="1980"/>
        <w:gridCol w:w="1980"/>
      </w:tblGrid>
      <w:tr>
        <w:trPr>
          <w:tblHeader w:val="true"/>
        </w:trPr>
        <w:tc>
          <w:tcPr>
            <w:shd w:val="clear" w:color="auto" w:fill="D1E2E7"/>
          </w:tcPr>
          <w:p>
            <w:pPr>
              <w:spacing w:after="0" w:line="240" w:lineRule="auto"/>
              <w:jc w:val="left"/>
            </w:pPr>
            <w:r>
              <w:rPr>
                <w:b/>
                <w:sz w:val="18"/>
                <w:szCs w:val="18"/>
              </w:rPr>
              <w:t xml:space="preserve">Juli 2025–juni 2026</w:t>
            </w:r>
          </w:p>
        </w:tc>
        <w:tc>
          <w:tcPr>
            <w:shd w:val="clear" w:color="auto" w:fill="D1E2E7"/>
          </w:tcPr>
          <w:p>
            <w:pPr>
              <w:spacing w:after="0" w:line="240" w:lineRule="auto"/>
              <w:jc w:val="right"/>
            </w:pPr>
            <w:r>
              <w:rPr>
                <w:b/>
                <w:sz w:val="18"/>
                <w:szCs w:val="18"/>
              </w:rPr>
              <w:t xml:space="preserve">Med tanke</w:t>
            </w:r>
          </w:p>
        </w:tc>
        <w:tc>
          <w:tcPr>
            <w:shd w:val="clear" w:color="auto" w:fill="D1E2E7"/>
          </w:tcPr>
          <w:p>
            <w:pPr>
              <w:spacing w:after="0" w:line="240" w:lineRule="auto"/>
              <w:jc w:val="right"/>
            </w:pPr>
            <w:r>
              <w:rPr>
                <w:b/>
                <w:sz w:val="18"/>
                <w:szCs w:val="18"/>
              </w:rPr>
              <w:t xml:space="preserve">Uden tanke</w:t>
            </w:r>
          </w:p>
        </w:tc>
        <w:tc>
          <w:tcPr>
            <w:shd w:val="clear" w:color="auto" w:fill="D1E2E7"/>
          </w:tcPr>
          <w:p>
            <w:pPr>
              <w:spacing w:after="0" w:line="240" w:lineRule="auto"/>
              <w:jc w:val="right"/>
            </w:pPr>
            <w:r>
              <w:rPr>
                <w:b/>
                <w:sz w:val="18"/>
                <w:szCs w:val="18"/>
              </w:rPr>
              <w:t xml:space="preserve">Tankenes værdi</w:t>
            </w:r>
          </w:p>
        </w:tc>
      </w:tr>
      <w:tr>
        <w:tc>
          <w:tcPr/>
          <w:p>
            <w:pPr>
              <w:spacing w:after="0" w:line="240" w:lineRule="auto"/>
              <w:jc w:val="left"/>
            </w:pPr>
            <w:r>
              <w:rPr>
                <w:sz w:val="18"/>
                <w:szCs w:val="18"/>
              </w:rPr>
              <w:t xml:space="preserve">Kun spotmarked</w:t>
            </w:r>
          </w:p>
        </w:tc>
        <w:tc>
          <w:tcPr/>
          <w:p>
            <w:pPr>
              <w:spacing w:after="0" w:line="240" w:lineRule="auto"/>
              <w:jc w:val="right"/>
            </w:pPr>
            <w:r>
              <w:rPr>
                <w:sz w:val="18"/>
                <w:szCs w:val="18"/>
              </w:rPr>
              <w:t xml:space="preserve">30.430.965</w:t>
            </w:r>
          </w:p>
        </w:tc>
        <w:tc>
          <w:tcPr/>
          <w:p>
            <w:pPr>
              <w:spacing w:after="0" w:line="240" w:lineRule="auto"/>
              <w:jc w:val="right"/>
            </w:pPr>
            <w:r>
              <w:rPr>
                <w:sz w:val="18"/>
                <w:szCs w:val="18"/>
              </w:rPr>
              <w:t xml:space="preserve">34.606.561</w:t>
            </w:r>
          </w:p>
        </w:tc>
        <w:tc>
          <w:tcPr/>
          <w:p>
            <w:pPr>
              <w:spacing w:after="0" w:line="240" w:lineRule="auto"/>
              <w:jc w:val="right"/>
            </w:pPr>
            <w:r>
              <w:rPr>
                <w:sz w:val="18"/>
                <w:szCs w:val="18"/>
              </w:rPr>
              <w:t xml:space="preserve">4.175.596</w:t>
            </w:r>
          </w:p>
        </w:tc>
      </w:tr>
      <w:tr>
        <w:tc>
          <w:tcPr/>
          <w:p>
            <w:pPr>
              <w:spacing w:after="0" w:line="240" w:lineRule="auto"/>
              <w:jc w:val="left"/>
            </w:pPr>
            <w:r>
              <w:rPr>
                <w:sz w:val="18"/>
                <w:szCs w:val="18"/>
              </w:rPr>
              <w:t xml:space="preserve">Med balancemarked</w:t>
            </w:r>
          </w:p>
        </w:tc>
        <w:tc>
          <w:tcPr/>
          <w:p>
            <w:pPr>
              <w:spacing w:after="0" w:line="240" w:lineRule="auto"/>
              <w:jc w:val="right"/>
            </w:pPr>
            <w:del w:id="9708" w:author="Claude" w:date="2026-10-15T14:38:52Z">
              <w:r>
                <w:rPr>
                  <w:sz w:val="18"/>
                  <w:szCs w:val="18"/>
                </w:rPr>
                <w:delText xml:space="preserve">23.048.152</w:delText>
              </w:r>
            </w:del>
            <w:ins w:id="9709" w:author="Claude" w:date="2026-10-15T14:38:52Z">
              <w:r>
                <w:rPr>
                  <w:sz w:val="18"/>
                  <w:szCs w:val="18"/>
                </w:rPr>
                <w:t xml:space="preserve">23.048.539</w:t>
              </w:r>
            </w:ins>
          </w:p>
        </w:tc>
        <w:tc>
          <w:tcPr/>
          <w:p>
            <w:pPr>
              <w:spacing w:after="0" w:line="240" w:lineRule="auto"/>
              <w:jc w:val="right"/>
            </w:pPr>
            <w:del w:id="9710" w:author="Claude" w:date="2026-10-15T14:38:52Z">
              <w:r>
                <w:rPr>
                  <w:sz w:val="18"/>
                  <w:szCs w:val="18"/>
                </w:rPr>
                <w:delText xml:space="preserve">27.404.938</w:delText>
              </w:r>
            </w:del>
            <w:ins w:id="9711" w:author="Claude" w:date="2026-10-15T14:38:52Z">
              <w:r>
                <w:rPr>
                  <w:sz w:val="18"/>
                  <w:szCs w:val="18"/>
                </w:rPr>
                <w:t xml:space="preserve">27.488.831</w:t>
              </w:r>
            </w:ins>
          </w:p>
        </w:tc>
        <w:tc>
          <w:tcPr/>
          <w:p>
            <w:pPr>
              <w:spacing w:after="0" w:line="240" w:lineRule="auto"/>
              <w:jc w:val="right"/>
            </w:pPr>
            <w:del w:id="9706" w:author="Claude" w:date="2026-10-15T14:38:52Z">
              <w:r>
                <w:rPr>
                  <w:sz w:val="18"/>
                  <w:szCs w:val="18"/>
                </w:rPr>
                <w:delText xml:space="preserve">4.356.786</w:delText>
              </w:r>
            </w:del>
            <w:ins w:id="9707" w:author="Claude" w:date="2026-10-15T14:38:52Z">
              <w:r>
                <w:rPr>
                  <w:sz w:val="18"/>
                  <w:szCs w:val="18"/>
                </w:rPr>
                <w:t xml:space="preserve">4.440.292</w:t>
              </w:r>
            </w:ins>
          </w:p>
        </w:tc>
      </w:tr>
    </w:tbl>
    <w:p>
      <w:pPr>
        <w:spacing w:after="60"/>
      </w:pPr>
    </w:p>
    <w:p>
      <w:pPr/>
      <w:r>
        <w:t xml:space="preserve">Andebys balancetal er et potentiale ved fuld tilgængelighed, ikke et bud på, hvad et værk vil tjene. Andebys tanke er 4.175.596 kr. værd på spotmarkedet og </w:t>
      </w:r>
      <w:del w:id="9704" w:author="Claude" w:date="2026-10-15T14:38:52Z">
        <w:r>
          <w:delText xml:space="preserve">4.356.786 kr. med balancemarkedet åbent.</w:delText>
        </w:r>
      </w:del>
      <w:ins w:id="9705" w:author="Claude" w:date="2026-10-15T14:38:52Z">
        <w:r>
          <w:t xml:space="preserve">4.440.292 kr. med balancemarkedet åbent. Balancemarkedet er 7.382.426 kr. værd med tankene og 7.117.730 kr. uden.</w:t>
        </w:r>
      </w:ins>
      <w:r>
        <w:t xml:space="preserve"> Andeby er udgangspunktet for kursets første øvelse og for varmeflex.dk, når siden genopbygges.</w:t>
      </w:r>
    </w:p>
    <w:bookmarkEnd w:id="63"/>
    <w:bookmarkStart w:id="64" w:name="videre-arbejde"/>
    <w:p>
      <w:pPr>
        <w:pStyle w:val="Overskrift1"/>
      </w:pPr>
      <w:r>
        <w:t xml:space="preserve">10. Videre arbejde</w:t>
      </w:r>
    </w:p>
    <w:p>
      <w:pPr>
        <w:pStyle w:val="Opstilling-punkttegn"/>
      </w:pPr>
      <w:r>
        <w:rPr>
          <w:bCs/>
          <w:b/>
        </w:rPr>
        <w:t xml:space="preserve">Månedligt bloksloft pr. marked</w:t>
      </w:r>
      <w:r>
        <w:t xml:space="preserve">, kalibreret på værkets største bud pr. måned, så mFRR-kapaciteten ikke samles i få timer.</w:t>
      </w:r>
    </w:p>
    <w:p>
      <w:pPr>
        <w:pStyle w:val="Opstilling-punkttegn"/>
      </w:pPr>
      <w:r>
        <w:rPr>
          <w:bCs/>
          <w:b/>
        </w:rPr>
        <w:t xml:space="preserve">Vinterkalibrering</w:t>
      </w:r>
      <w:r>
        <w:t xml:space="preserve"> af aktiveringsandelene med data fra 2026/27.</w:t>
      </w:r>
    </w:p>
    <w:p>
      <w:pPr>
        <w:pStyle w:val="Opstilling-punkttegn"/>
      </w:pPr>
      <w:r>
        <w:rPr>
          <w:bCs/>
          <w:b/>
        </w:rPr>
        <w:t xml:space="preserve">Gasmotorernes balanceindtægt</w:t>
      </w:r>
      <w:r>
        <w:t xml:space="preserve">, så balanceværdien dækker hele værket.</w:t>
      </w:r>
    </w:p>
    <w:p>
      <w:pPr>
        <w:pStyle w:val="Opstilling-punkttegn"/>
      </w:pPr>
      <w:r>
        <w:rPr>
          <w:bCs/>
          <w:b/>
        </w:rPr>
        <w:t xml:space="preserve">Driftsplanlægning fremad</w:t>
      </w:r>
      <w:r>
        <w:t xml:space="preserve">: lastfordeling en uge frem ud fra vejr- og prisprognoser i stedet for perfekt kendskab.</w:t>
      </w:r>
    </w:p>
    <w:p>
      <w:pPr>
        <w:pStyle w:val="Opstilling-punkttegn"/>
      </w:pPr>
      <w:r>
        <w:rPr>
          <w:bCs/>
          <w:b/>
        </w:rPr>
        <w:t xml:space="preserve">Tidsvarierende nettarif</w:t>
      </w:r>
      <w:r>
        <w:t xml:space="preserve"> for høj-spændingskunder, som en spec er skrevet til.</w:t>
      </w:r>
    </w:p>
    <w:p>
      <w:pPr>
        <w:pStyle w:val="Opstilling-punkttegn"/>
      </w:pPr>
      <w:r>
        <w:rPr>
          <w:bCs/>
          <w:b/>
        </w:rPr>
        <w:t xml:space="preserve">Skabelon v5</w:t>
      </w:r>
      <w:r>
        <w:t xml:space="preserve"> med brændsel pr. kedel, gasafgifter og målt solvarme, som konverteringen allerede kan læse.</w:t>
      </w:r>
    </w:p>
    <w:p>
      <w:pPr/>
      <w:r>
        <w:t xml:space="preserve">Forbedringer og nye referencecases er velkomne i repositoriet. Dansk Fjernvarme samler en erfagruppe om udvikling og brug af modellen.</w:t>
      </w:r>
    </w:p>
    <w:p>
      <w:r>
        <w:br w:type="page"/>
      </w:r>
    </w:p>
    <w:bookmarkEnd w:id="64"/>
    <w:bookmarkStart w:id="68" w:name="bilag-a.-markedet-juli-2025juni-2026"/>
    <w:p>
      <w:pPr>
        <w:pStyle w:val="Overskrift1"/>
      </w:pPr>
      <w:r>
        <w:t xml:space="preserve">Bilag A. Markedet juli 2025–juni 2026</w:t>
      </w:r>
    </w:p>
    <w:p>
      <w:pPr/>
      <w:r>
        <w:t xml:space="preserve">Alle tal er for DK1 og regnet fra </w:t>
      </w:r>
      <w:r>
        <w:rPr>
          <w:rStyle w:val="VerbatimChar"/>
        </w:rPr>
        <w:t xml:space="preserve">df-data</w:t>
      </w:r>
      <w:r>
        <w:t xml:space="preserve">. Spot er timesnit af kvarterpriser, hvor de findes. Kapacitetspriser og indkøbt mængde gælder opregulering. Måneder er dansk tid.</w:t>
      </w:r>
    </w:p>
    <w:p>
      <w:pPr>
        <w:pStyle w:val="Billedtekst"/>
      </w:pPr>
      <w:r>
        <w:t xml:space="preserve">Tabel A.1. Markedet pr. måned. Spot: gennemsnit og standardafvigelse, kr./MWh. Neg. t: timer med negativ pris. Spænd: gennemsnitligt døgnspænd, kr./MWh. Kapacitetspriser for opregulering i kr./MW/t, indkøbt mængde i MW.</w:t>
      </w:r>
    </w:p>
    <w:tbl>
      <w:tblPr>
        <w:tblStyle w:val="Tabel-Gitter"/>
        <w:tblW w:w="5000" w:type="pct"/>
        <w:tblLook w:val="0020" w:firstRow="1" w:lastRow="0" w:firstColumn="0" w:lastColumn="0" w:noHBand="0" w:noVBand="0"/>
      </w:tblPr>
      <w:tblGrid>
        <w:gridCol w:w="678"/>
        <w:gridCol w:w="905"/>
        <w:gridCol w:w="905"/>
        <w:gridCol w:w="905"/>
        <w:gridCol w:w="905"/>
        <w:gridCol w:w="905"/>
        <w:gridCol w:w="905"/>
        <w:gridCol w:w="905"/>
        <w:gridCol w:w="905"/>
      </w:tblGrid>
      <w:tr>
        <w:trPr>
          <w:tblHeader w:val="true"/>
        </w:trPr>
        <w:tc>
          <w:tcPr>
            <w:shd w:val="clear" w:color="auto" w:fill="D1E2E7"/>
          </w:tcPr>
          <w:p>
            <w:pPr>
              <w:spacing w:after="0" w:line="240" w:lineRule="auto"/>
              <w:jc w:val="left"/>
            </w:pPr>
            <w:r>
              <w:rPr>
                <w:b/>
                <w:sz w:val="18"/>
                <w:szCs w:val="18"/>
              </w:rPr>
              <w:t xml:space="preserve">Md.</w:t>
            </w:r>
          </w:p>
        </w:tc>
        <w:tc>
          <w:tcPr>
            <w:shd w:val="clear" w:color="auto" w:fill="D1E2E7"/>
          </w:tcPr>
          <w:p>
            <w:pPr>
              <w:spacing w:after="0" w:line="240" w:lineRule="auto"/>
              <w:jc w:val="right"/>
            </w:pPr>
            <w:r>
              <w:rPr>
                <w:b/>
                <w:sz w:val="18"/>
                <w:szCs w:val="18"/>
              </w:rPr>
              <w:t xml:space="preserve">Spot</w:t>
            </w:r>
          </w:p>
        </w:tc>
        <w:tc>
          <w:tcPr>
            <w:shd w:val="clear" w:color="auto" w:fill="D1E2E7"/>
          </w:tcPr>
          <w:p>
            <w:pPr>
              <w:spacing w:after="0" w:line="240" w:lineRule="auto"/>
              <w:jc w:val="right"/>
            </w:pPr>
            <w:r>
              <w:rPr>
                <w:b/>
                <w:sz w:val="18"/>
                <w:szCs w:val="18"/>
              </w:rPr>
              <w:t xml:space="preserve">Std.</w:t>
            </w:r>
          </w:p>
        </w:tc>
        <w:tc>
          <w:tcPr>
            <w:shd w:val="clear" w:color="auto" w:fill="D1E2E7"/>
          </w:tcPr>
          <w:p>
            <w:pPr>
              <w:spacing w:after="0" w:line="240" w:lineRule="auto"/>
              <w:jc w:val="right"/>
            </w:pPr>
            <w:r>
              <w:rPr>
                <w:b/>
                <w:sz w:val="18"/>
                <w:szCs w:val="18"/>
              </w:rPr>
              <w:t xml:space="preserve">Neg. t</w:t>
            </w:r>
          </w:p>
        </w:tc>
        <w:tc>
          <w:tcPr>
            <w:shd w:val="clear" w:color="auto" w:fill="D1E2E7"/>
          </w:tcPr>
          <w:p>
            <w:pPr>
              <w:spacing w:after="0" w:line="240" w:lineRule="auto"/>
              <w:jc w:val="right"/>
            </w:pPr>
            <w:r>
              <w:rPr>
                <w:b/>
                <w:sz w:val="18"/>
                <w:szCs w:val="18"/>
              </w:rPr>
              <w:t xml:space="preserve">Spænd</w:t>
            </w:r>
          </w:p>
        </w:tc>
        <w:tc>
          <w:tcPr>
            <w:shd w:val="clear" w:color="auto" w:fill="D1E2E7"/>
          </w:tcPr>
          <w:p>
            <w:pPr>
              <w:spacing w:after="0" w:line="240" w:lineRule="auto"/>
              <w:jc w:val="right"/>
            </w:pPr>
            <w:r>
              <w:rPr>
                <w:b/>
                <w:sz w:val="18"/>
                <w:szCs w:val="18"/>
              </w:rPr>
              <w:t xml:space="preserve">aFRR pris</w:t>
            </w:r>
          </w:p>
        </w:tc>
        <w:tc>
          <w:tcPr>
            <w:shd w:val="clear" w:color="auto" w:fill="D1E2E7"/>
          </w:tcPr>
          <w:p>
            <w:pPr>
              <w:spacing w:after="0" w:line="240" w:lineRule="auto"/>
              <w:jc w:val="right"/>
            </w:pPr>
            <w:r>
              <w:rPr>
                <w:b/>
                <w:sz w:val="18"/>
                <w:szCs w:val="18"/>
              </w:rPr>
              <w:t xml:space="preserve">aFRR MW</w:t>
            </w:r>
          </w:p>
        </w:tc>
        <w:tc>
          <w:tcPr>
            <w:shd w:val="clear" w:color="auto" w:fill="D1E2E7"/>
          </w:tcPr>
          <w:p>
            <w:pPr>
              <w:spacing w:after="0" w:line="240" w:lineRule="auto"/>
              <w:jc w:val="right"/>
            </w:pPr>
            <w:r>
              <w:rPr>
                <w:b/>
                <w:sz w:val="18"/>
                <w:szCs w:val="18"/>
              </w:rPr>
              <w:t xml:space="preserve">mFRR pris</w:t>
            </w:r>
          </w:p>
        </w:tc>
        <w:tc>
          <w:tcPr>
            <w:shd w:val="clear" w:color="auto" w:fill="D1E2E7"/>
          </w:tcPr>
          <w:p>
            <w:pPr>
              <w:spacing w:after="0" w:line="240" w:lineRule="auto"/>
              <w:jc w:val="right"/>
            </w:pPr>
            <w:r>
              <w:rPr>
                <w:b/>
                <w:sz w:val="18"/>
                <w:szCs w:val="18"/>
              </w:rPr>
              <w:t xml:space="preserve">mFRR MW</w:t>
            </w:r>
          </w:p>
        </w:tc>
      </w:tr>
      <w:tr>
        <w:tc>
          <w:tcPr/>
          <w:p>
            <w:pPr>
              <w:spacing w:after="0" w:line="240" w:lineRule="auto"/>
              <w:jc w:val="left"/>
            </w:pPr>
            <w:r>
              <w:rPr>
                <w:sz w:val="18"/>
                <w:szCs w:val="18"/>
              </w:rPr>
              <w:t xml:space="preserve">07/25</w:t>
            </w:r>
          </w:p>
        </w:tc>
        <w:tc>
          <w:tcPr/>
          <w:p>
            <w:pPr>
              <w:spacing w:after="0" w:line="240" w:lineRule="auto"/>
              <w:jc w:val="right"/>
            </w:pPr>
            <w:r>
              <w:rPr>
                <w:sz w:val="18"/>
                <w:szCs w:val="18"/>
              </w:rPr>
              <w:t xml:space="preserve">618</w:t>
            </w:r>
          </w:p>
        </w:tc>
        <w:tc>
          <w:tcPr/>
          <w:p>
            <w:pPr>
              <w:spacing w:after="0" w:line="240" w:lineRule="auto"/>
              <w:jc w:val="right"/>
            </w:pPr>
            <w:r>
              <w:rPr>
                <w:sz w:val="18"/>
                <w:szCs w:val="18"/>
              </w:rPr>
              <w:t xml:space="preserve">314</w:t>
            </w:r>
          </w:p>
        </w:tc>
        <w:tc>
          <w:tcPr/>
          <w:p>
            <w:pPr>
              <w:spacing w:after="0" w:line="240" w:lineRule="auto"/>
              <w:jc w:val="right"/>
            </w:pPr>
            <w:r>
              <w:rPr>
                <w:sz w:val="18"/>
                <w:szCs w:val="18"/>
              </w:rPr>
              <w:t xml:space="preserve">12</w:t>
            </w:r>
          </w:p>
        </w:tc>
        <w:tc>
          <w:tcPr/>
          <w:p>
            <w:pPr>
              <w:spacing w:after="0" w:line="240" w:lineRule="auto"/>
              <w:jc w:val="right"/>
            </w:pPr>
            <w:r>
              <w:rPr>
                <w:sz w:val="18"/>
                <w:szCs w:val="18"/>
              </w:rPr>
              <w:t xml:space="preserve">831</w:t>
            </w:r>
          </w:p>
        </w:tc>
        <w:tc>
          <w:tcPr/>
          <w:p>
            <w:pPr>
              <w:spacing w:after="0" w:line="240" w:lineRule="auto"/>
              <w:jc w:val="right"/>
            </w:pPr>
            <w:r>
              <w:rPr>
                <w:sz w:val="18"/>
                <w:szCs w:val="18"/>
              </w:rPr>
              <w:t xml:space="preserve">407</w:t>
            </w:r>
          </w:p>
        </w:tc>
        <w:tc>
          <w:tcPr/>
          <w:p>
            <w:pPr>
              <w:spacing w:after="0" w:line="240" w:lineRule="auto"/>
              <w:jc w:val="right"/>
            </w:pPr>
            <w:r>
              <w:rPr>
                <w:sz w:val="18"/>
                <w:szCs w:val="18"/>
              </w:rPr>
              <w:t xml:space="preserve">100</w:t>
            </w:r>
          </w:p>
        </w:tc>
        <w:tc>
          <w:tcPr/>
          <w:p>
            <w:pPr>
              <w:spacing w:after="0" w:line="240" w:lineRule="auto"/>
              <w:jc w:val="right"/>
            </w:pPr>
            <w:r>
              <w:rPr>
                <w:sz w:val="18"/>
                <w:szCs w:val="18"/>
              </w:rPr>
              <w:t xml:space="preserve">42</w:t>
            </w:r>
          </w:p>
        </w:tc>
        <w:tc>
          <w:tcPr/>
          <w:p>
            <w:pPr>
              <w:spacing w:after="0" w:line="240" w:lineRule="auto"/>
              <w:jc w:val="right"/>
            </w:pPr>
            <w:r>
              <w:rPr>
                <w:sz w:val="18"/>
                <w:szCs w:val="18"/>
              </w:rPr>
              <w:t xml:space="preserve">310</w:t>
            </w:r>
          </w:p>
        </w:tc>
      </w:tr>
      <w:tr>
        <w:tc>
          <w:tcPr/>
          <w:p>
            <w:pPr>
              <w:spacing w:after="0" w:line="240" w:lineRule="auto"/>
              <w:jc w:val="left"/>
            </w:pPr>
            <w:r>
              <w:rPr>
                <w:sz w:val="18"/>
                <w:szCs w:val="18"/>
              </w:rPr>
              <w:t xml:space="preserve">08/25</w:t>
            </w:r>
          </w:p>
        </w:tc>
        <w:tc>
          <w:tcPr/>
          <w:p>
            <w:pPr>
              <w:spacing w:after="0" w:line="240" w:lineRule="auto"/>
              <w:jc w:val="right"/>
            </w:pPr>
            <w:r>
              <w:rPr>
                <w:sz w:val="18"/>
                <w:szCs w:val="18"/>
              </w:rPr>
              <w:t xml:space="preserve">548</w:t>
            </w:r>
          </w:p>
        </w:tc>
        <w:tc>
          <w:tcPr/>
          <w:p>
            <w:pPr>
              <w:spacing w:after="0" w:line="240" w:lineRule="auto"/>
              <w:jc w:val="right"/>
            </w:pPr>
            <w:r>
              <w:rPr>
                <w:sz w:val="18"/>
                <w:szCs w:val="18"/>
              </w:rPr>
              <w:t xml:space="preserve">350</w:t>
            </w:r>
          </w:p>
        </w:tc>
        <w:tc>
          <w:tcPr/>
          <w:p>
            <w:pPr>
              <w:spacing w:after="0" w:line="240" w:lineRule="auto"/>
              <w:jc w:val="right"/>
            </w:pPr>
            <w:r>
              <w:rPr>
                <w:sz w:val="18"/>
                <w:szCs w:val="18"/>
              </w:rPr>
              <w:t xml:space="preserve">46</w:t>
            </w:r>
          </w:p>
        </w:tc>
        <w:tc>
          <w:tcPr/>
          <w:p>
            <w:pPr>
              <w:spacing w:after="0" w:line="240" w:lineRule="auto"/>
              <w:jc w:val="right"/>
            </w:pPr>
            <w:r>
              <w:rPr>
                <w:sz w:val="18"/>
                <w:szCs w:val="18"/>
              </w:rPr>
              <w:t xml:space="preserve">977</w:t>
            </w:r>
          </w:p>
        </w:tc>
        <w:tc>
          <w:tcPr/>
          <w:p>
            <w:pPr>
              <w:spacing w:after="0" w:line="240" w:lineRule="auto"/>
              <w:jc w:val="right"/>
            </w:pPr>
            <w:r>
              <w:rPr>
                <w:sz w:val="18"/>
                <w:szCs w:val="18"/>
              </w:rPr>
              <w:t xml:space="preserve">224</w:t>
            </w:r>
          </w:p>
        </w:tc>
        <w:tc>
          <w:tcPr/>
          <w:p>
            <w:pPr>
              <w:spacing w:after="0" w:line="240" w:lineRule="auto"/>
              <w:jc w:val="right"/>
            </w:pPr>
            <w:r>
              <w:rPr>
                <w:sz w:val="18"/>
                <w:szCs w:val="18"/>
              </w:rPr>
              <w:t xml:space="preserve">100</w:t>
            </w:r>
          </w:p>
        </w:tc>
        <w:tc>
          <w:tcPr/>
          <w:p>
            <w:pPr>
              <w:spacing w:after="0" w:line="240" w:lineRule="auto"/>
              <w:jc w:val="right"/>
            </w:pPr>
            <w:r>
              <w:rPr>
                <w:sz w:val="18"/>
                <w:szCs w:val="18"/>
              </w:rPr>
              <w:t xml:space="preserve">127</w:t>
            </w:r>
          </w:p>
        </w:tc>
        <w:tc>
          <w:tcPr/>
          <w:p>
            <w:pPr>
              <w:spacing w:after="0" w:line="240" w:lineRule="auto"/>
              <w:jc w:val="right"/>
            </w:pPr>
            <w:r>
              <w:rPr>
                <w:sz w:val="18"/>
                <w:szCs w:val="18"/>
              </w:rPr>
              <w:t xml:space="preserve">312</w:t>
            </w:r>
          </w:p>
        </w:tc>
      </w:tr>
      <w:tr>
        <w:tc>
          <w:tcPr/>
          <w:p>
            <w:pPr>
              <w:spacing w:after="0" w:line="240" w:lineRule="auto"/>
              <w:jc w:val="left"/>
            </w:pPr>
            <w:r>
              <w:rPr>
                <w:sz w:val="18"/>
                <w:szCs w:val="18"/>
              </w:rPr>
              <w:t xml:space="preserve">09/25</w:t>
            </w:r>
          </w:p>
        </w:tc>
        <w:tc>
          <w:tcPr/>
          <w:p>
            <w:pPr>
              <w:spacing w:after="0" w:line="240" w:lineRule="auto"/>
              <w:jc w:val="right"/>
            </w:pPr>
            <w:r>
              <w:rPr>
                <w:sz w:val="18"/>
                <w:szCs w:val="18"/>
              </w:rPr>
              <w:t xml:space="preserve">540</w:t>
            </w:r>
          </w:p>
        </w:tc>
        <w:tc>
          <w:tcPr/>
          <w:p>
            <w:pPr>
              <w:spacing w:after="0" w:line="240" w:lineRule="auto"/>
              <w:jc w:val="right"/>
            </w:pPr>
            <w:r>
              <w:rPr>
                <w:sz w:val="18"/>
                <w:szCs w:val="18"/>
              </w:rPr>
              <w:t xml:space="preserve">450</w:t>
            </w:r>
          </w:p>
        </w:tc>
        <w:tc>
          <w:tcPr/>
          <w:p>
            <w:pPr>
              <w:spacing w:after="0" w:line="240" w:lineRule="auto"/>
              <w:jc w:val="right"/>
            </w:pPr>
            <w:r>
              <w:rPr>
                <w:sz w:val="18"/>
                <w:szCs w:val="18"/>
              </w:rPr>
              <w:t xml:space="preserve">27</w:t>
            </w:r>
          </w:p>
        </w:tc>
        <w:tc>
          <w:tcPr/>
          <w:p>
            <w:pPr>
              <w:spacing w:after="0" w:line="240" w:lineRule="auto"/>
              <w:jc w:val="right"/>
            </w:pPr>
            <w:r>
              <w:rPr>
                <w:sz w:val="18"/>
                <w:szCs w:val="18"/>
              </w:rPr>
              <w:t xml:space="preserve">1.173</w:t>
            </w:r>
          </w:p>
        </w:tc>
        <w:tc>
          <w:tcPr/>
          <w:p>
            <w:pPr>
              <w:spacing w:after="0" w:line="240" w:lineRule="auto"/>
              <w:jc w:val="right"/>
            </w:pPr>
            <w:r>
              <w:rPr>
                <w:sz w:val="18"/>
                <w:szCs w:val="18"/>
              </w:rPr>
              <w:t xml:space="preserve">156</w:t>
            </w:r>
          </w:p>
        </w:tc>
        <w:tc>
          <w:tcPr/>
          <w:p>
            <w:pPr>
              <w:spacing w:after="0" w:line="240" w:lineRule="auto"/>
              <w:jc w:val="right"/>
            </w:pPr>
            <w:r>
              <w:rPr>
                <w:sz w:val="18"/>
                <w:szCs w:val="18"/>
              </w:rPr>
              <w:t xml:space="preserve">100</w:t>
            </w:r>
          </w:p>
        </w:tc>
        <w:tc>
          <w:tcPr/>
          <w:p>
            <w:pPr>
              <w:spacing w:after="0" w:line="240" w:lineRule="auto"/>
              <w:jc w:val="right"/>
            </w:pPr>
            <w:r>
              <w:rPr>
                <w:sz w:val="18"/>
                <w:szCs w:val="18"/>
              </w:rPr>
              <w:t xml:space="preserve">107</w:t>
            </w:r>
          </w:p>
        </w:tc>
        <w:tc>
          <w:tcPr/>
          <w:p>
            <w:pPr>
              <w:spacing w:after="0" w:line="240" w:lineRule="auto"/>
              <w:jc w:val="right"/>
            </w:pPr>
            <w:r>
              <w:rPr>
                <w:sz w:val="18"/>
                <w:szCs w:val="18"/>
              </w:rPr>
              <w:t xml:space="preserve">362</w:t>
            </w:r>
          </w:p>
        </w:tc>
      </w:tr>
      <w:tr>
        <w:tc>
          <w:tcPr/>
          <w:p>
            <w:pPr>
              <w:spacing w:after="0" w:line="240" w:lineRule="auto"/>
              <w:jc w:val="left"/>
            </w:pPr>
            <w:r>
              <w:rPr>
                <w:sz w:val="18"/>
                <w:szCs w:val="18"/>
              </w:rPr>
              <w:t xml:space="preserve">10/25</w:t>
            </w:r>
          </w:p>
        </w:tc>
        <w:tc>
          <w:tcPr/>
          <w:p>
            <w:pPr>
              <w:spacing w:after="0" w:line="240" w:lineRule="auto"/>
              <w:jc w:val="right"/>
            </w:pPr>
            <w:r>
              <w:rPr>
                <w:sz w:val="18"/>
                <w:szCs w:val="18"/>
              </w:rPr>
              <w:t xml:space="preserve">584</w:t>
            </w:r>
          </w:p>
        </w:tc>
        <w:tc>
          <w:tcPr/>
          <w:p>
            <w:pPr>
              <w:spacing w:after="0" w:line="240" w:lineRule="auto"/>
              <w:jc w:val="right"/>
            </w:pPr>
            <w:r>
              <w:rPr>
                <w:sz w:val="18"/>
                <w:szCs w:val="18"/>
              </w:rPr>
              <w:t xml:space="preserve">386</w:t>
            </w:r>
          </w:p>
        </w:tc>
        <w:tc>
          <w:tcPr/>
          <w:p>
            <w:pPr>
              <w:spacing w:after="0" w:line="240" w:lineRule="auto"/>
              <w:jc w:val="right"/>
            </w:pPr>
            <w:r>
              <w:rPr>
                <w:sz w:val="18"/>
                <w:szCs w:val="18"/>
              </w:rPr>
              <w:t xml:space="preserve">30</w:t>
            </w:r>
          </w:p>
        </w:tc>
        <w:tc>
          <w:tcPr/>
          <w:p>
            <w:pPr>
              <w:spacing w:after="0" w:line="240" w:lineRule="auto"/>
              <w:jc w:val="right"/>
            </w:pPr>
            <w:r>
              <w:rPr>
                <w:sz w:val="18"/>
                <w:szCs w:val="18"/>
              </w:rPr>
              <w:t xml:space="preserve">782</w:t>
            </w:r>
          </w:p>
        </w:tc>
        <w:tc>
          <w:tcPr/>
          <w:p>
            <w:pPr>
              <w:spacing w:after="0" w:line="240" w:lineRule="auto"/>
              <w:jc w:val="right"/>
            </w:pPr>
            <w:r>
              <w:rPr>
                <w:sz w:val="18"/>
                <w:szCs w:val="18"/>
              </w:rPr>
              <w:t xml:space="preserve">140</w:t>
            </w:r>
          </w:p>
        </w:tc>
        <w:tc>
          <w:tcPr/>
          <w:p>
            <w:pPr>
              <w:spacing w:after="0" w:line="240" w:lineRule="auto"/>
              <w:jc w:val="right"/>
            </w:pPr>
            <w:r>
              <w:rPr>
                <w:sz w:val="18"/>
                <w:szCs w:val="18"/>
              </w:rPr>
              <w:t xml:space="preserve">100</w:t>
            </w:r>
          </w:p>
        </w:tc>
        <w:tc>
          <w:tcPr/>
          <w:p>
            <w:pPr>
              <w:spacing w:after="0" w:line="240" w:lineRule="auto"/>
              <w:jc w:val="right"/>
            </w:pPr>
            <w:r>
              <w:rPr>
                <w:sz w:val="18"/>
                <w:szCs w:val="18"/>
              </w:rPr>
              <w:t xml:space="preserve">69</w:t>
            </w:r>
          </w:p>
        </w:tc>
        <w:tc>
          <w:tcPr/>
          <w:p>
            <w:pPr>
              <w:spacing w:after="0" w:line="240" w:lineRule="auto"/>
              <w:jc w:val="right"/>
            </w:pPr>
            <w:r>
              <w:rPr>
                <w:sz w:val="18"/>
                <w:szCs w:val="18"/>
              </w:rPr>
              <w:t xml:space="preserve">399</w:t>
            </w:r>
          </w:p>
        </w:tc>
      </w:tr>
      <w:tr>
        <w:tc>
          <w:tcPr/>
          <w:p>
            <w:pPr>
              <w:spacing w:after="0" w:line="240" w:lineRule="auto"/>
              <w:jc w:val="left"/>
            </w:pPr>
            <w:r>
              <w:rPr>
                <w:sz w:val="18"/>
                <w:szCs w:val="18"/>
              </w:rPr>
              <w:t xml:space="preserve">11/25</w:t>
            </w:r>
          </w:p>
        </w:tc>
        <w:tc>
          <w:tcPr/>
          <w:p>
            <w:pPr>
              <w:spacing w:after="0" w:line="240" w:lineRule="auto"/>
              <w:jc w:val="right"/>
            </w:pPr>
            <w:r>
              <w:rPr>
                <w:sz w:val="18"/>
                <w:szCs w:val="18"/>
              </w:rPr>
              <w:t xml:space="preserve">694</w:t>
            </w:r>
          </w:p>
        </w:tc>
        <w:tc>
          <w:tcPr/>
          <w:p>
            <w:pPr>
              <w:spacing w:after="0" w:line="240" w:lineRule="auto"/>
              <w:jc w:val="right"/>
            </w:pPr>
            <w:r>
              <w:rPr>
                <w:sz w:val="18"/>
                <w:szCs w:val="18"/>
              </w:rPr>
              <w:t xml:space="preserve">345</w:t>
            </w:r>
          </w:p>
        </w:tc>
        <w:tc>
          <w:tcPr/>
          <w:p>
            <w:pPr>
              <w:spacing w:after="0" w:line="240" w:lineRule="auto"/>
              <w:jc w:val="right"/>
            </w:pPr>
            <w:r>
              <w:rPr>
                <w:sz w:val="18"/>
                <w:szCs w:val="18"/>
              </w:rPr>
              <w:t xml:space="preserve">0</w:t>
            </w:r>
          </w:p>
        </w:tc>
        <w:tc>
          <w:tcPr/>
          <w:p>
            <w:pPr>
              <w:spacing w:after="0" w:line="240" w:lineRule="auto"/>
              <w:jc w:val="right"/>
            </w:pPr>
            <w:r>
              <w:rPr>
                <w:sz w:val="18"/>
                <w:szCs w:val="18"/>
              </w:rPr>
              <w:t xml:space="preserve">605</w:t>
            </w:r>
          </w:p>
        </w:tc>
        <w:tc>
          <w:tcPr/>
          <w:p>
            <w:pPr>
              <w:spacing w:after="0" w:line="240" w:lineRule="auto"/>
              <w:jc w:val="right"/>
            </w:pPr>
            <w:r>
              <w:rPr>
                <w:sz w:val="18"/>
                <w:szCs w:val="18"/>
              </w:rPr>
              <w:t xml:space="preserve">171</w:t>
            </w:r>
          </w:p>
        </w:tc>
        <w:tc>
          <w:tcPr/>
          <w:p>
            <w:pPr>
              <w:spacing w:after="0" w:line="240" w:lineRule="auto"/>
              <w:jc w:val="right"/>
            </w:pPr>
            <w:r>
              <w:rPr>
                <w:sz w:val="18"/>
                <w:szCs w:val="18"/>
              </w:rPr>
              <w:t xml:space="preserve">100</w:t>
            </w:r>
          </w:p>
        </w:tc>
        <w:tc>
          <w:tcPr/>
          <w:p>
            <w:pPr>
              <w:spacing w:after="0" w:line="240" w:lineRule="auto"/>
              <w:jc w:val="right"/>
            </w:pPr>
            <w:r>
              <w:rPr>
                <w:sz w:val="18"/>
                <w:szCs w:val="18"/>
              </w:rPr>
              <w:t xml:space="preserve">125</w:t>
            </w:r>
          </w:p>
        </w:tc>
        <w:tc>
          <w:tcPr/>
          <w:p>
            <w:pPr>
              <w:spacing w:after="0" w:line="240" w:lineRule="auto"/>
              <w:jc w:val="right"/>
            </w:pPr>
            <w:r>
              <w:rPr>
                <w:sz w:val="18"/>
                <w:szCs w:val="18"/>
              </w:rPr>
              <w:t xml:space="preserve">421</w:t>
            </w:r>
          </w:p>
        </w:tc>
      </w:tr>
      <w:tr>
        <w:tc>
          <w:tcPr/>
          <w:p>
            <w:pPr>
              <w:spacing w:after="0" w:line="240" w:lineRule="auto"/>
              <w:jc w:val="left"/>
            </w:pPr>
            <w:r>
              <w:rPr>
                <w:sz w:val="18"/>
                <w:szCs w:val="18"/>
              </w:rPr>
              <w:t xml:space="preserve">12/25</w:t>
            </w:r>
          </w:p>
        </w:tc>
        <w:tc>
          <w:tcPr/>
          <w:p>
            <w:pPr>
              <w:spacing w:after="0" w:line="240" w:lineRule="auto"/>
              <w:jc w:val="right"/>
            </w:pPr>
            <w:r>
              <w:rPr>
                <w:sz w:val="18"/>
                <w:szCs w:val="18"/>
              </w:rPr>
              <w:t xml:space="preserve">616</w:t>
            </w:r>
          </w:p>
        </w:tc>
        <w:tc>
          <w:tcPr/>
          <w:p>
            <w:pPr>
              <w:spacing w:after="0" w:line="240" w:lineRule="auto"/>
              <w:jc w:val="right"/>
            </w:pPr>
            <w:r>
              <w:rPr>
                <w:sz w:val="18"/>
                <w:szCs w:val="18"/>
              </w:rPr>
              <w:t xml:space="preserve">229</w:t>
            </w:r>
          </w:p>
        </w:tc>
        <w:tc>
          <w:tcPr/>
          <w:p>
            <w:pPr>
              <w:spacing w:after="0" w:line="240" w:lineRule="auto"/>
              <w:jc w:val="right"/>
            </w:pPr>
            <w:r>
              <w:rPr>
                <w:sz w:val="18"/>
                <w:szCs w:val="18"/>
              </w:rPr>
              <w:t xml:space="preserve">0</w:t>
            </w:r>
          </w:p>
        </w:tc>
        <w:tc>
          <w:tcPr/>
          <w:p>
            <w:pPr>
              <w:spacing w:after="0" w:line="240" w:lineRule="auto"/>
              <w:jc w:val="right"/>
            </w:pPr>
            <w:r>
              <w:rPr>
                <w:sz w:val="18"/>
                <w:szCs w:val="18"/>
              </w:rPr>
              <w:t xml:space="preserve">432</w:t>
            </w:r>
          </w:p>
        </w:tc>
        <w:tc>
          <w:tcPr/>
          <w:p>
            <w:pPr>
              <w:spacing w:after="0" w:line="240" w:lineRule="auto"/>
              <w:jc w:val="right"/>
            </w:pPr>
            <w:r>
              <w:rPr>
                <w:sz w:val="18"/>
                <w:szCs w:val="18"/>
              </w:rPr>
              <w:t xml:space="preserve">178</w:t>
            </w:r>
          </w:p>
        </w:tc>
        <w:tc>
          <w:tcPr/>
          <w:p>
            <w:pPr>
              <w:spacing w:after="0" w:line="240" w:lineRule="auto"/>
              <w:jc w:val="right"/>
            </w:pPr>
            <w:r>
              <w:rPr>
                <w:sz w:val="18"/>
                <w:szCs w:val="18"/>
              </w:rPr>
              <w:t xml:space="preserve">100</w:t>
            </w:r>
          </w:p>
        </w:tc>
        <w:tc>
          <w:tcPr/>
          <w:p>
            <w:pPr>
              <w:spacing w:after="0" w:line="240" w:lineRule="auto"/>
              <w:jc w:val="right"/>
            </w:pPr>
            <w:r>
              <w:rPr>
                <w:sz w:val="18"/>
                <w:szCs w:val="18"/>
              </w:rPr>
              <w:t xml:space="preserve">108</w:t>
            </w:r>
          </w:p>
        </w:tc>
        <w:tc>
          <w:tcPr/>
          <w:p>
            <w:pPr>
              <w:spacing w:after="0" w:line="240" w:lineRule="auto"/>
              <w:jc w:val="right"/>
            </w:pPr>
            <w:r>
              <w:rPr>
                <w:sz w:val="18"/>
                <w:szCs w:val="18"/>
              </w:rPr>
              <w:t xml:space="preserve">437</w:t>
            </w:r>
          </w:p>
        </w:tc>
      </w:tr>
      <w:tr>
        <w:tc>
          <w:tcPr/>
          <w:p>
            <w:pPr>
              <w:spacing w:after="0" w:line="240" w:lineRule="auto"/>
              <w:jc w:val="left"/>
            </w:pPr>
            <w:r>
              <w:rPr>
                <w:sz w:val="18"/>
                <w:szCs w:val="18"/>
              </w:rPr>
              <w:t xml:space="preserve">01/26</w:t>
            </w:r>
          </w:p>
        </w:tc>
        <w:tc>
          <w:tcPr/>
          <w:p>
            <w:pPr>
              <w:spacing w:after="0" w:line="240" w:lineRule="auto"/>
              <w:jc w:val="right"/>
            </w:pPr>
            <w:r>
              <w:rPr>
                <w:sz w:val="18"/>
                <w:szCs w:val="18"/>
              </w:rPr>
              <w:t xml:space="preserve">789</w:t>
            </w:r>
          </w:p>
        </w:tc>
        <w:tc>
          <w:tcPr/>
          <w:p>
            <w:pPr>
              <w:spacing w:after="0" w:line="240" w:lineRule="auto"/>
              <w:jc w:val="right"/>
            </w:pPr>
            <w:r>
              <w:rPr>
                <w:sz w:val="18"/>
                <w:szCs w:val="18"/>
              </w:rPr>
              <w:t xml:space="preserve">279</w:t>
            </w:r>
          </w:p>
        </w:tc>
        <w:tc>
          <w:tcPr/>
          <w:p>
            <w:pPr>
              <w:spacing w:after="0" w:line="240" w:lineRule="auto"/>
              <w:jc w:val="right"/>
            </w:pPr>
            <w:r>
              <w:rPr>
                <w:sz w:val="18"/>
                <w:szCs w:val="18"/>
              </w:rPr>
              <w:t xml:space="preserve">0</w:t>
            </w:r>
          </w:p>
        </w:tc>
        <w:tc>
          <w:tcPr/>
          <w:p>
            <w:pPr>
              <w:spacing w:after="0" w:line="240" w:lineRule="auto"/>
              <w:jc w:val="right"/>
            </w:pPr>
            <w:r>
              <w:rPr>
                <w:sz w:val="18"/>
                <w:szCs w:val="18"/>
              </w:rPr>
              <w:t xml:space="preserve">539</w:t>
            </w:r>
          </w:p>
        </w:tc>
        <w:tc>
          <w:tcPr/>
          <w:p>
            <w:pPr>
              <w:spacing w:after="0" w:line="240" w:lineRule="auto"/>
              <w:jc w:val="right"/>
            </w:pPr>
            <w:r>
              <w:rPr>
                <w:sz w:val="18"/>
                <w:szCs w:val="18"/>
              </w:rPr>
              <w:t xml:space="preserve">112</w:t>
            </w:r>
          </w:p>
        </w:tc>
        <w:tc>
          <w:tcPr/>
          <w:p>
            <w:pPr>
              <w:spacing w:after="0" w:line="240" w:lineRule="auto"/>
              <w:jc w:val="right"/>
            </w:pPr>
            <w:r>
              <w:rPr>
                <w:sz w:val="18"/>
                <w:szCs w:val="18"/>
              </w:rPr>
              <w:t xml:space="preserve">100</w:t>
            </w:r>
          </w:p>
        </w:tc>
        <w:tc>
          <w:tcPr/>
          <w:p>
            <w:pPr>
              <w:spacing w:after="0" w:line="240" w:lineRule="auto"/>
              <w:jc w:val="right"/>
            </w:pPr>
            <w:r>
              <w:rPr>
                <w:sz w:val="18"/>
                <w:szCs w:val="18"/>
              </w:rPr>
              <w:t xml:space="preserve">99</w:t>
            </w:r>
          </w:p>
        </w:tc>
        <w:tc>
          <w:tcPr/>
          <w:p>
            <w:pPr>
              <w:spacing w:after="0" w:line="240" w:lineRule="auto"/>
              <w:jc w:val="right"/>
            </w:pPr>
            <w:r>
              <w:rPr>
                <w:sz w:val="18"/>
                <w:szCs w:val="18"/>
              </w:rPr>
              <w:t xml:space="preserve">339</w:t>
            </w:r>
          </w:p>
        </w:tc>
      </w:tr>
      <w:tr>
        <w:tc>
          <w:tcPr/>
          <w:p>
            <w:pPr>
              <w:spacing w:after="0" w:line="240" w:lineRule="auto"/>
              <w:jc w:val="left"/>
            </w:pPr>
            <w:r>
              <w:rPr>
                <w:sz w:val="18"/>
                <w:szCs w:val="18"/>
              </w:rPr>
              <w:t xml:space="preserve">02/26</w:t>
            </w:r>
          </w:p>
        </w:tc>
        <w:tc>
          <w:tcPr/>
          <w:p>
            <w:pPr>
              <w:spacing w:after="0" w:line="240" w:lineRule="auto"/>
              <w:jc w:val="right"/>
            </w:pPr>
            <w:r>
              <w:rPr>
                <w:sz w:val="18"/>
                <w:szCs w:val="18"/>
              </w:rPr>
              <w:t xml:space="preserve">718</w:t>
            </w:r>
          </w:p>
        </w:tc>
        <w:tc>
          <w:tcPr/>
          <w:p>
            <w:pPr>
              <w:spacing w:after="0" w:line="240" w:lineRule="auto"/>
              <w:jc w:val="right"/>
            </w:pPr>
            <w:r>
              <w:rPr>
                <w:sz w:val="18"/>
                <w:szCs w:val="18"/>
              </w:rPr>
              <w:t xml:space="preserve">180</w:t>
            </w:r>
          </w:p>
        </w:tc>
        <w:tc>
          <w:tcPr/>
          <w:p>
            <w:pPr>
              <w:spacing w:after="0" w:line="240" w:lineRule="auto"/>
              <w:jc w:val="right"/>
            </w:pPr>
            <w:r>
              <w:rPr>
                <w:sz w:val="18"/>
                <w:szCs w:val="18"/>
              </w:rPr>
              <w:t xml:space="preserve">0</w:t>
            </w:r>
          </w:p>
        </w:tc>
        <w:tc>
          <w:tcPr/>
          <w:p>
            <w:pPr>
              <w:spacing w:after="0" w:line="240" w:lineRule="auto"/>
              <w:jc w:val="right"/>
            </w:pPr>
            <w:r>
              <w:rPr>
                <w:sz w:val="18"/>
                <w:szCs w:val="18"/>
              </w:rPr>
              <w:t xml:space="preserve">411</w:t>
            </w:r>
          </w:p>
        </w:tc>
        <w:tc>
          <w:tcPr/>
          <w:p>
            <w:pPr>
              <w:spacing w:after="0" w:line="240" w:lineRule="auto"/>
              <w:jc w:val="right"/>
            </w:pPr>
            <w:r>
              <w:rPr>
                <w:sz w:val="18"/>
                <w:szCs w:val="18"/>
              </w:rPr>
              <w:t xml:space="preserve">67</w:t>
            </w:r>
          </w:p>
        </w:tc>
        <w:tc>
          <w:tcPr/>
          <w:p>
            <w:pPr>
              <w:spacing w:after="0" w:line="240" w:lineRule="auto"/>
              <w:jc w:val="right"/>
            </w:pPr>
            <w:r>
              <w:rPr>
                <w:sz w:val="18"/>
                <w:szCs w:val="18"/>
              </w:rPr>
              <w:t xml:space="preserve">99</w:t>
            </w:r>
          </w:p>
        </w:tc>
        <w:tc>
          <w:tcPr/>
          <w:p>
            <w:pPr>
              <w:spacing w:after="0" w:line="240" w:lineRule="auto"/>
              <w:jc w:val="right"/>
            </w:pPr>
            <w:r>
              <w:rPr>
                <w:sz w:val="18"/>
                <w:szCs w:val="18"/>
              </w:rPr>
              <w:t xml:space="preserve">89</w:t>
            </w:r>
          </w:p>
        </w:tc>
        <w:tc>
          <w:tcPr/>
          <w:p>
            <w:pPr>
              <w:spacing w:after="0" w:line="240" w:lineRule="auto"/>
              <w:jc w:val="right"/>
            </w:pPr>
            <w:r>
              <w:rPr>
                <w:sz w:val="18"/>
                <w:szCs w:val="18"/>
              </w:rPr>
              <w:t xml:space="preserve">323</w:t>
            </w:r>
          </w:p>
        </w:tc>
      </w:tr>
      <w:tr>
        <w:tc>
          <w:tcPr/>
          <w:p>
            <w:pPr>
              <w:spacing w:after="0" w:line="240" w:lineRule="auto"/>
              <w:jc w:val="left"/>
            </w:pPr>
            <w:r>
              <w:rPr>
                <w:sz w:val="18"/>
                <w:szCs w:val="18"/>
              </w:rPr>
              <w:t xml:space="preserve">03/26</w:t>
            </w:r>
          </w:p>
        </w:tc>
        <w:tc>
          <w:tcPr/>
          <w:p>
            <w:pPr>
              <w:spacing w:after="0" w:line="240" w:lineRule="auto"/>
              <w:jc w:val="right"/>
            </w:pPr>
            <w:r>
              <w:rPr>
                <w:sz w:val="18"/>
                <w:szCs w:val="18"/>
              </w:rPr>
              <w:t xml:space="preserve">729</w:t>
            </w:r>
          </w:p>
        </w:tc>
        <w:tc>
          <w:tcPr/>
          <w:p>
            <w:pPr>
              <w:spacing w:after="0" w:line="240" w:lineRule="auto"/>
              <w:jc w:val="right"/>
            </w:pPr>
            <w:r>
              <w:rPr>
                <w:sz w:val="18"/>
                <w:szCs w:val="18"/>
              </w:rPr>
              <w:t xml:space="preserve">392</w:t>
            </w:r>
          </w:p>
        </w:tc>
        <w:tc>
          <w:tcPr/>
          <w:p>
            <w:pPr>
              <w:spacing w:after="0" w:line="240" w:lineRule="auto"/>
              <w:jc w:val="right"/>
            </w:pPr>
            <w:r>
              <w:rPr>
                <w:sz w:val="18"/>
                <w:szCs w:val="18"/>
              </w:rPr>
              <w:t xml:space="preserve">7</w:t>
            </w:r>
          </w:p>
        </w:tc>
        <w:tc>
          <w:tcPr/>
          <w:p>
            <w:pPr>
              <w:spacing w:after="0" w:line="240" w:lineRule="auto"/>
              <w:jc w:val="right"/>
            </w:pPr>
            <w:r>
              <w:rPr>
                <w:sz w:val="18"/>
                <w:szCs w:val="18"/>
              </w:rPr>
              <w:t xml:space="preserve">1.036</w:t>
            </w:r>
          </w:p>
        </w:tc>
        <w:tc>
          <w:tcPr/>
          <w:p>
            <w:pPr>
              <w:spacing w:after="0" w:line="240" w:lineRule="auto"/>
              <w:jc w:val="right"/>
            </w:pPr>
            <w:r>
              <w:rPr>
                <w:sz w:val="18"/>
                <w:szCs w:val="18"/>
              </w:rPr>
              <w:t xml:space="preserve">159</w:t>
            </w:r>
          </w:p>
        </w:tc>
        <w:tc>
          <w:tcPr/>
          <w:p>
            <w:pPr>
              <w:spacing w:after="0" w:line="240" w:lineRule="auto"/>
              <w:jc w:val="right"/>
            </w:pPr>
            <w:r>
              <w:rPr>
                <w:sz w:val="18"/>
                <w:szCs w:val="18"/>
              </w:rPr>
              <w:t xml:space="preserve">88</w:t>
            </w:r>
          </w:p>
        </w:tc>
        <w:tc>
          <w:tcPr/>
          <w:p>
            <w:pPr>
              <w:spacing w:after="0" w:line="240" w:lineRule="auto"/>
              <w:jc w:val="right"/>
            </w:pPr>
            <w:r>
              <w:rPr>
                <w:sz w:val="18"/>
                <w:szCs w:val="18"/>
              </w:rPr>
              <w:t xml:space="preserve">209</w:t>
            </w:r>
          </w:p>
        </w:tc>
        <w:tc>
          <w:tcPr/>
          <w:p>
            <w:pPr>
              <w:spacing w:after="0" w:line="240" w:lineRule="auto"/>
              <w:jc w:val="right"/>
            </w:pPr>
            <w:r>
              <w:rPr>
                <w:sz w:val="18"/>
                <w:szCs w:val="18"/>
              </w:rPr>
              <w:t xml:space="preserve">441</w:t>
            </w:r>
          </w:p>
        </w:tc>
      </w:tr>
      <w:tr>
        <w:tc>
          <w:tcPr/>
          <w:p>
            <w:pPr>
              <w:spacing w:after="0" w:line="240" w:lineRule="auto"/>
              <w:jc w:val="left"/>
            </w:pPr>
            <w:r>
              <w:rPr>
                <w:sz w:val="18"/>
                <w:szCs w:val="18"/>
              </w:rPr>
              <w:t xml:space="preserve">04/26</w:t>
            </w:r>
          </w:p>
        </w:tc>
        <w:tc>
          <w:tcPr/>
          <w:p>
            <w:pPr>
              <w:spacing w:after="0" w:line="240" w:lineRule="auto"/>
              <w:jc w:val="right"/>
            </w:pPr>
            <w:r>
              <w:rPr>
                <w:sz w:val="18"/>
                <w:szCs w:val="18"/>
              </w:rPr>
              <w:t xml:space="preserve">622</w:t>
            </w:r>
          </w:p>
        </w:tc>
        <w:tc>
          <w:tcPr/>
          <w:p>
            <w:pPr>
              <w:spacing w:after="0" w:line="240" w:lineRule="auto"/>
              <w:jc w:val="right"/>
            </w:pPr>
            <w:r>
              <w:rPr>
                <w:sz w:val="18"/>
                <w:szCs w:val="18"/>
              </w:rPr>
              <w:t xml:space="preserve">395</w:t>
            </w:r>
          </w:p>
        </w:tc>
        <w:tc>
          <w:tcPr/>
          <w:p>
            <w:pPr>
              <w:spacing w:after="0" w:line="240" w:lineRule="auto"/>
              <w:jc w:val="right"/>
            </w:pPr>
            <w:r>
              <w:rPr>
                <w:sz w:val="18"/>
                <w:szCs w:val="18"/>
              </w:rPr>
              <w:t xml:space="preserve">49</w:t>
            </w:r>
          </w:p>
        </w:tc>
        <w:tc>
          <w:tcPr/>
          <w:p>
            <w:pPr>
              <w:spacing w:after="0" w:line="240" w:lineRule="auto"/>
              <w:jc w:val="right"/>
            </w:pPr>
            <w:r>
              <w:rPr>
                <w:sz w:val="18"/>
                <w:szCs w:val="18"/>
              </w:rPr>
              <w:t xml:space="preserve">979</w:t>
            </w:r>
          </w:p>
        </w:tc>
        <w:tc>
          <w:tcPr/>
          <w:p>
            <w:pPr>
              <w:spacing w:after="0" w:line="240" w:lineRule="auto"/>
              <w:jc w:val="right"/>
            </w:pPr>
            <w:r>
              <w:rPr>
                <w:sz w:val="18"/>
                <w:szCs w:val="18"/>
              </w:rPr>
              <w:t xml:space="preserve">132</w:t>
            </w:r>
          </w:p>
        </w:tc>
        <w:tc>
          <w:tcPr/>
          <w:p>
            <w:pPr>
              <w:spacing w:after="0" w:line="240" w:lineRule="auto"/>
              <w:jc w:val="right"/>
            </w:pPr>
            <w:r>
              <w:rPr>
                <w:sz w:val="18"/>
                <w:szCs w:val="18"/>
              </w:rPr>
              <w:t xml:space="preserve">89</w:t>
            </w:r>
          </w:p>
        </w:tc>
        <w:tc>
          <w:tcPr/>
          <w:p>
            <w:pPr>
              <w:spacing w:after="0" w:line="240" w:lineRule="auto"/>
              <w:jc w:val="right"/>
            </w:pPr>
            <w:r>
              <w:rPr>
                <w:sz w:val="18"/>
                <w:szCs w:val="18"/>
              </w:rPr>
              <w:t xml:space="preserve">146</w:t>
            </w:r>
          </w:p>
        </w:tc>
        <w:tc>
          <w:tcPr/>
          <w:p>
            <w:pPr>
              <w:spacing w:after="0" w:line="240" w:lineRule="auto"/>
              <w:jc w:val="right"/>
            </w:pPr>
            <w:r>
              <w:rPr>
                <w:sz w:val="18"/>
                <w:szCs w:val="18"/>
              </w:rPr>
              <w:t xml:space="preserve">419</w:t>
            </w:r>
          </w:p>
        </w:tc>
      </w:tr>
      <w:tr>
        <w:tc>
          <w:tcPr/>
          <w:p>
            <w:pPr>
              <w:spacing w:after="0" w:line="240" w:lineRule="auto"/>
              <w:jc w:val="left"/>
            </w:pPr>
            <w:r>
              <w:rPr>
                <w:sz w:val="18"/>
                <w:szCs w:val="18"/>
              </w:rPr>
              <w:t xml:space="preserve">05/26</w:t>
            </w:r>
          </w:p>
        </w:tc>
        <w:tc>
          <w:tcPr/>
          <w:p>
            <w:pPr>
              <w:spacing w:after="0" w:line="240" w:lineRule="auto"/>
              <w:jc w:val="right"/>
            </w:pPr>
            <w:r>
              <w:rPr>
                <w:sz w:val="18"/>
                <w:szCs w:val="18"/>
              </w:rPr>
              <w:t xml:space="preserve">747</w:t>
            </w:r>
          </w:p>
        </w:tc>
        <w:tc>
          <w:tcPr/>
          <w:p>
            <w:pPr>
              <w:spacing w:after="0" w:line="240" w:lineRule="auto"/>
              <w:jc w:val="right"/>
            </w:pPr>
            <w:r>
              <w:rPr>
                <w:sz w:val="18"/>
                <w:szCs w:val="18"/>
              </w:rPr>
              <w:t xml:space="preserve">407</w:t>
            </w:r>
          </w:p>
        </w:tc>
        <w:tc>
          <w:tcPr/>
          <w:p>
            <w:pPr>
              <w:spacing w:after="0" w:line="240" w:lineRule="auto"/>
              <w:jc w:val="right"/>
            </w:pPr>
            <w:r>
              <w:rPr>
                <w:sz w:val="18"/>
                <w:szCs w:val="18"/>
              </w:rPr>
              <w:t xml:space="preserve">49</w:t>
            </w:r>
          </w:p>
        </w:tc>
        <w:tc>
          <w:tcPr/>
          <w:p>
            <w:pPr>
              <w:spacing w:after="0" w:line="240" w:lineRule="auto"/>
              <w:jc w:val="right"/>
            </w:pPr>
            <w:r>
              <w:rPr>
                <w:sz w:val="18"/>
                <w:szCs w:val="18"/>
              </w:rPr>
              <w:t xml:space="preserve">1.120</w:t>
            </w:r>
          </w:p>
        </w:tc>
        <w:tc>
          <w:tcPr/>
          <w:p>
            <w:pPr>
              <w:spacing w:after="0" w:line="240" w:lineRule="auto"/>
              <w:jc w:val="right"/>
            </w:pPr>
            <w:r>
              <w:rPr>
                <w:sz w:val="18"/>
                <w:szCs w:val="18"/>
              </w:rPr>
              <w:t xml:space="preserve">86</w:t>
            </w:r>
          </w:p>
        </w:tc>
        <w:tc>
          <w:tcPr/>
          <w:p>
            <w:pPr>
              <w:spacing w:after="0" w:line="240" w:lineRule="auto"/>
              <w:jc w:val="right"/>
            </w:pPr>
            <w:r>
              <w:rPr>
                <w:sz w:val="18"/>
                <w:szCs w:val="18"/>
              </w:rPr>
              <w:t xml:space="preserve">96</w:t>
            </w:r>
          </w:p>
        </w:tc>
        <w:tc>
          <w:tcPr/>
          <w:p>
            <w:pPr>
              <w:spacing w:after="0" w:line="240" w:lineRule="auto"/>
              <w:jc w:val="right"/>
            </w:pPr>
            <w:r>
              <w:rPr>
                <w:sz w:val="18"/>
                <w:szCs w:val="18"/>
              </w:rPr>
              <w:t xml:space="preserve">72</w:t>
            </w:r>
          </w:p>
        </w:tc>
        <w:tc>
          <w:tcPr/>
          <w:p>
            <w:pPr>
              <w:spacing w:after="0" w:line="240" w:lineRule="auto"/>
              <w:jc w:val="right"/>
            </w:pPr>
            <w:r>
              <w:rPr>
                <w:sz w:val="18"/>
                <w:szCs w:val="18"/>
              </w:rPr>
              <w:t xml:space="preserve">414</w:t>
            </w:r>
          </w:p>
        </w:tc>
      </w:tr>
      <w:tr>
        <w:tc>
          <w:tcPr/>
          <w:p>
            <w:pPr>
              <w:spacing w:after="0" w:line="240" w:lineRule="auto"/>
              <w:jc w:val="left"/>
            </w:pPr>
            <w:r>
              <w:rPr>
                <w:sz w:val="18"/>
                <w:szCs w:val="18"/>
              </w:rPr>
              <w:t xml:space="preserve">06/26</w:t>
            </w:r>
          </w:p>
        </w:tc>
        <w:tc>
          <w:tcPr/>
          <w:p>
            <w:pPr>
              <w:spacing w:after="0" w:line="240" w:lineRule="auto"/>
              <w:jc w:val="right"/>
            </w:pPr>
            <w:r>
              <w:rPr>
                <w:sz w:val="18"/>
                <w:szCs w:val="18"/>
              </w:rPr>
              <w:t xml:space="preserve">823</w:t>
            </w:r>
          </w:p>
        </w:tc>
        <w:tc>
          <w:tcPr/>
          <w:p>
            <w:pPr>
              <w:spacing w:after="0" w:line="240" w:lineRule="auto"/>
              <w:jc w:val="right"/>
            </w:pPr>
            <w:r>
              <w:rPr>
                <w:sz w:val="18"/>
                <w:szCs w:val="18"/>
              </w:rPr>
              <w:t xml:space="preserve">596</w:t>
            </w:r>
          </w:p>
        </w:tc>
        <w:tc>
          <w:tcPr/>
          <w:p>
            <w:pPr>
              <w:spacing w:after="0" w:line="240" w:lineRule="auto"/>
              <w:jc w:val="right"/>
            </w:pPr>
            <w:r>
              <w:rPr>
                <w:sz w:val="18"/>
                <w:szCs w:val="18"/>
              </w:rPr>
              <w:t xml:space="preserve">27</w:t>
            </w:r>
          </w:p>
        </w:tc>
        <w:tc>
          <w:tcPr/>
          <w:p>
            <w:pPr>
              <w:spacing w:after="0" w:line="240" w:lineRule="auto"/>
              <w:jc w:val="right"/>
            </w:pPr>
            <w:r>
              <w:rPr>
                <w:sz w:val="18"/>
                <w:szCs w:val="18"/>
              </w:rPr>
              <w:t xml:space="preserve">1.554</w:t>
            </w:r>
          </w:p>
        </w:tc>
        <w:tc>
          <w:tcPr/>
          <w:p>
            <w:pPr>
              <w:spacing w:after="0" w:line="240" w:lineRule="auto"/>
              <w:jc w:val="right"/>
            </w:pPr>
            <w:r>
              <w:rPr>
                <w:sz w:val="18"/>
                <w:szCs w:val="18"/>
              </w:rPr>
              <w:t xml:space="preserve">93</w:t>
            </w:r>
          </w:p>
        </w:tc>
        <w:tc>
          <w:tcPr/>
          <w:p>
            <w:pPr>
              <w:spacing w:after="0" w:line="240" w:lineRule="auto"/>
              <w:jc w:val="right"/>
            </w:pPr>
            <w:r>
              <w:rPr>
                <w:sz w:val="18"/>
                <w:szCs w:val="18"/>
              </w:rPr>
              <w:t xml:space="preserve">92</w:t>
            </w:r>
          </w:p>
        </w:tc>
        <w:tc>
          <w:tcPr/>
          <w:p>
            <w:pPr>
              <w:spacing w:after="0" w:line="240" w:lineRule="auto"/>
              <w:jc w:val="right"/>
            </w:pPr>
            <w:r>
              <w:rPr>
                <w:sz w:val="18"/>
                <w:szCs w:val="18"/>
              </w:rPr>
              <w:t xml:space="preserve">122</w:t>
            </w:r>
          </w:p>
        </w:tc>
        <w:tc>
          <w:tcPr/>
          <w:p>
            <w:pPr>
              <w:spacing w:after="0" w:line="240" w:lineRule="auto"/>
              <w:jc w:val="right"/>
            </w:pPr>
            <w:r>
              <w:rPr>
                <w:sz w:val="18"/>
                <w:szCs w:val="18"/>
              </w:rPr>
              <w:t xml:space="preserve">395</w:t>
            </w:r>
          </w:p>
        </w:tc>
      </w:tr>
    </w:tbl>
    <w:p>
      <w:pPr>
        <w:spacing w:after="60"/>
      </w:pPr>
    </w:p>
    <w:p>
      <w:pPr/>
      <w:r>
        <w:drawing>
          <wp:inline>
            <wp:extent cx="5039999" cy="2239999"/>
            <wp:effectExtent b="0" l="0" r="0" t="0"/>
            <wp:docPr descr="Figur A.1. Døgnets prisspænd på spotmarkedet og kapacitetspriserne for opregulering pr. måned." title="" id="66" name="Picture"/>
            <a:graphic>
              <a:graphicData uri="http://schemas.openxmlformats.org/drawingml/2006/picture">
                <pic:pic>
                  <pic:nvPicPr>
                    <pic:cNvPr descr="fig_marked.png" id="67" name="Picture"/>
                    <pic:cNvPicPr>
                      <a:picLocks noChangeArrowheads="1" noChangeAspect="1"/>
                    </pic:cNvPicPr>
                  </pic:nvPicPr>
                  <pic:blipFill>
                    <a:blip r:embed="rIdV4_4"/>
                    <a:stretch>
                      <a:fillRect/>
                    </a:stretch>
                  </pic:blipFill>
                  <pic:spPr bwMode="auto">
                    <a:xfrm>
                      <a:off x="0" y="0"/>
                      <a:ext cx="5039999" cy="2239999"/>
                    </a:xfrm>
                    <a:prstGeom prst="rect">
                      <a:avLst/>
                    </a:prstGeom>
                    <a:noFill/>
                    <a:ln w="9525">
                      <a:noFill/>
                      <a:headEnd/>
                      <a:tailEnd/>
                    </a:ln>
                  </pic:spPr>
                </pic:pic>
              </a:graphicData>
            </a:graphic>
          </wp:inline>
        </w:drawing>
      </w:r>
    </w:p>
    <w:p>
      <w:pPr>
        <w:pStyle w:val="Billedtekst"/>
      </w:pPr>
      <w:r>
        <w:t xml:space="preserve">Figur A.1. Døgnets prisspænd på spotmarkedet og kapacitetspriserne for opregulering pr. måned.</w:t>
      </w:r>
    </w:p>
    <w:p>
      <w:pPr/>
      <w:r>
        <w:t xml:space="preserve">Tre træk er værd at bemærke. Døgnspændet, som er det, en tank tjener på, er størst forår og sommer, ikke midvinter. aFRR-kapacitetsprisen faldt til en fjerdedel fra sommeren 2025 til foråret 2026. Og i marts–april 2026 lå mFRR-kapacitetsprisen over aFRR’s: markedet havde skiftet tyngde.</w:t>
      </w:r>
    </w:p>
    <w:p>
      <w:pPr/>
      <w:r>
        <w:rPr>
          <w:bCs/>
          <w:b/>
        </w:rPr>
        <w:t xml:space="preserve">Pris-tager.</w:t>
      </w:r>
      <w:r>
        <w:t xml:space="preserve"> Energinet købte i gennemsnit 97 MW aFRR-opregulering og 381 MW mFRR-opregulering i DK1. Billunds prækvalifikation på 17,52 MW svarer til 18 % og 4,6 %; varmepumpen alene (5,52 MW) til 5,7 % og 1,4 %.</w:t>
      </w:r>
    </w:p>
    <w:bookmarkEnd w:id="68"/>
    <w:bookmarkStart w:id="69" w:name="Xca111571d499dcc5e0385212b599948562bf32d"/>
    <w:p>
      <w:pPr>
        <w:pStyle w:val="Overskrift1"/>
      </w:pPr>
      <w:r>
        <w:t xml:space="preserve">Bilag B. Modellens matematik i korte træk</w:t>
      </w:r>
    </w:p>
    <w:p>
      <w:pPr/>
      <w:r>
        <w:t xml:space="preserve">Notation: t er en time, i en enhed, s en tank og m et marked (aFRR eller mFRR). Alle størrelser er pr. time, medmindre andet er nævnt.</w:t>
      </w:r>
    </w:p>
    <w:p>
      <w:pPr/>
      <w:r>
        <w:rPr>
          <w:bCs/>
          <w:b/>
        </w:rPr>
        <w:t xml:space="preserve">Beslutningsvariable.</w:t>
      </w:r>
      <w:r>
        <w:t xml:space="preserve"> Varmeproduktion p(i,t) ≥ 0. Ladning ch(s,t) ≥ 0, afladning dis(s,t) ≥ 0 og lagerindhold e(s,t). For enheder med unit commitment: tændt u(i,t) ∈ {0,1} og start v(i,t) ∈ {0,1}. Reservation r(m,i,t) ≥ 0 i MW el.</w:t>
      </w:r>
    </w:p>
    <w:p>
      <w:pPr/>
      <w:r>
        <w:rPr>
          <w:bCs/>
          <w:b/>
        </w:rPr>
        <w:t xml:space="preserve">Mål.</w:t>
      </w:r>
      <w:r>
        <w:t xml:space="preserve"> Minimér summen over alle timer og enheder af brændselsomkostning, elomkostning og drifts- og vedligeholdelsesomkostning gange p(i,t), plus startomkostning gange v(i,t), minus balanceindtægten. Elomkostningen for el-forbrugende enheder er spot plus tarif og afgift pr. MWh el. Kraftvarmens elsalg indgår med negativt fortegn. Balanceindtægten er summen over marked, enhed og time af (kapacitetspris(m,t) + av(m,t)) · r(m,i,t), hvor av er aktiveringsværdien pr. MW reserveret.</w:t>
      </w:r>
    </w:p>
    <w:p>
      <w:pPr/>
      <w:r>
        <w:rPr>
          <w:bCs/>
          <w:b/>
        </w:rPr>
        <w:t xml:space="preserve">Varmebalance.</w:t>
      </w:r>
      <w:r>
        <w:t xml:space="preserve"> Σᵢ p(i,t) − Σₘ Σᵢ f(m,t) · COP(i,t) · r(m,i,t) + Σₛ (dis(s,t) − ch(s,t)) = D(t) for alle t. f(m,t) er den forventede aktiverede andel; det andet led er den varme, der ikke produceres, når en enhed aktiveres og stopper.</w:t>
      </w:r>
    </w:p>
    <w:p>
      <w:pPr/>
      <w:r>
        <w:rPr>
          <w:bCs/>
          <w:b/>
        </w:rPr>
        <w:t xml:space="preserve">Lager.</w:t>
      </w:r>
      <w:r>
        <w:t xml:space="preserve"> e(s,t) = e(s,t−1) + ch(s,t) − dis(s,t), 0 ≤ e(s,t) ≤ E(s), lade- og afladeeffekt begrænset, og lageret ender, hvor det startede.</w:t>
      </w:r>
    </w:p>
    <w:p>
      <w:pPr/>
      <w:r>
        <w:rPr>
          <w:bCs/>
          <w:b/>
        </w:rPr>
        <w:t xml:space="preserve">Kapacitet og unit commitment.</w:t>
      </w:r>
      <w:r>
        <w:t xml:space="preserve"> p_min(i) · u(i,t) ≤ p(i,t) ≤ p_max(i,t) · u(i,t). En start registreres, når u går fra 0 til 1: v(i,t) ≥ u(i,t) − u(i,t−1). Minimumsdriftstid UT(i): summen af v over de seneste UT(i) timer ≤ u(i,t). Minimum stilstand tilsvarende. For varmepumpen interpoleres p_max(i,t) og COP(i,t) i ydelsestabellen ved udetemperaturen i time t.</w:t>
      </w:r>
    </w:p>
    <w:p>
      <w:pPr/>
      <w:r>
        <w:rPr>
          <w:bCs/>
          <w:b/>
        </w:rPr>
        <w:t xml:space="preserve">Footroom.</w:t>
      </w:r>
      <w:r>
        <w:t xml:space="preserve"> p(i,t) ≥ COP(i,t) · Σₘ r(m,i,t): enheden skal producere mindst det, den har budt at stoppe.</w:t>
      </w:r>
    </w:p>
    <w:p>
      <w:pPr/>
      <w:r>
        <w:rPr>
          <w:bCs/>
          <w:b/>
        </w:rPr>
        <w:t xml:space="preserve">Lofter.</w:t>
      </w:r>
      <w:r>
        <w:t xml:space="preserve"> Σₘ r(m,i,t) ≤ R(i) pr. enhed og Σₘ Σᵢ r(m,i,t) ≤ R_tot pr. time. I Spor A desuden Σᵢ r(m,i,t) ≤ g(m,t) · B(m), hvor g(m,t) = 1, når kapacitetsprisen er over en tærskel, ellers 0. I Spor B summen af r over en måned ≤ A(m, måned), </w:t>
      </w:r>
      <w:del w:id="9697" w:author="Claude" w:date="2026-10-15T14:38:52Z">
        <w:r>
          <w:delText xml:space="preserve">værkets egen reserverede mængde.</w:delText>
        </w:r>
      </w:del>
      <w:ins w:id="9698" w:author="Claude" w:date="2026-10-15T14:38:52Z">
        <w:r>
          <w:t xml:space="preserve">værkets egen reserverede mængde. Netloftet: Σᵢ p(i,t) / COP(i,t) ≤ G pr. time over varmepumper og elkedler (for en elkedel er COP virkningsgraden).</w:t>
        </w:r>
      </w:ins>
    </w:p>
    <w:p>
      <w:pPr>
        <w:rPr>
          <w:ins w:id="9699" w:author="Claude" w:date="2026-10-15T14:38:52Z"/>
        </w:rPr>
      </w:pPr>
      <w:ins w:id="9700" w:author="Claude" w:date="2026-10-15T14:38:52Z">
        <w:r>
          <w:rPr>
            <w:b/>
            <w:bCs/>
          </w:rPr>
          <w:t xml:space="preserve">Drift uden aktivering.</w:t>
        </w:r>
      </w:ins>
      <w:ins w:id="9701" w:author="Claude" w:date="2026-10-15T14:38:52Z">
        <w:r>
          <w:t xml:space="preserve"> En ekstra plan p⁰(i,t), ch⁰(s,t), dis⁰(s,t), e⁰(s,t) med samme u(i,t), v(i,t) og r(m,i,t) som hovedplanen: Σᵢ p⁰(i,t) + Σₛ (dis⁰(s,t) − ch⁰(s,t)) = D(t) uden reduktion for aktivering, p⁰(i,t) ≥ COP(i,t) · Σₘ r(m,i,t), p_min(i) · u(i,t) ≤ p⁰(i,t) ≤ p_max(i,t) · u(i,t), lagerligningerne og netloftet som for hovedplanen. Planen indgår ikke i målet.</w:t>
        </w:r>
      </w:ins>
    </w:p>
    <w:p>
      <w:pPr/>
      <w:r>
        <w:rPr>
          <w:bCs/>
          <w:b/>
        </w:rPr>
        <w:t xml:space="preserve">Aktiveringsværdi.</w:t>
      </w:r>
      <w:r>
        <w:t xml:space="preserve"> av(m,t) = Σ over kvartererne τ i timen t af ¼ · f(m,τ) · (aktiveringspris(m,τ) + spot(τ) + faste elomkostninger). Den aktiverede andel f(m,τ) er 1, når buddet ligger i merit (</w:t>
      </w:r>
      <w:r>
        <w:rPr>
          <w:rStyle w:val="VerbatimChar"/>
        </w:rPr>
        <w:t xml:space="preserve">clear</w:t>
      </w:r>
      <w:r>
        <w:t xml:space="preserve">), eller min(1, k · α(m,τ)), hvor α er systemets aktiverede volumen divideret med den indkøbte kapacitet (</w:t>
      </w:r>
      <w:r>
        <w:rPr>
          <w:rStyle w:val="VerbatimChar"/>
        </w:rPr>
        <w:t xml:space="preserve">system_share</w:t>
      </w:r>
      <w:r>
        <w:t xml:space="preserve">). </w:t>
      </w:r>
      <w:del w:id="9702" w:author="Claude" w:date="2026-10-15T14:38:52Z">
        <w:r>
          <w:delText xml:space="preserve">Buddet er spot plus et tillæg (500 kr./MWh for Billund).</w:delText>
        </w:r>
      </w:del>
      <w:ins w:id="9703" w:author="Claude" w:date="2026-10-15T14:38:52Z">
        <w:r>
          <w:t xml:space="preserve">Buddet er spot plus et tillæg (500 kr./MWh for Billund). Med en budstrategi (afsnit 4.5) er f en prognose, fx gennemsnittet af de seneste 30 døgn; reservationen låses, og afregningen regnes bagefter med den realiserede aktivering.</w:t>
        </w:r>
      </w:ins>
    </w:p>
    <w:p>
      <w:pPr/>
      <w:r>
        <w:t xml:space="preserve">Modellen er formuleret i Linopy og løses med HiGHS. Koden står i </w:t>
      </w:r>
      <w:r>
        <w:rPr>
          <w:rStyle w:val="VerbatimChar"/>
        </w:rPr>
        <w:t xml:space="preserve">src/model.py</w:t>
      </w:r>
      <w:r>
        <w:t xml:space="preserve">, </w:t>
      </w:r>
      <w:r>
        <w:rPr>
          <w:rStyle w:val="VerbatimChar"/>
        </w:rPr>
        <w:t xml:space="preserve">src/balancing.py</w:t>
      </w:r>
      <w:r>
        <w:t xml:space="preserve">, </w:t>
      </w:r>
      <w:r>
        <w:rPr>
          <w:rStyle w:val="VerbatimChar"/>
        </w:rPr>
        <w:t xml:space="preserve">src/activation_value.py</w:t>
      </w:r>
      <w:r>
        <w:t xml:space="preserve"> og </w:t>
      </w:r>
      <w:r>
        <w:rPr>
          <w:rStyle w:val="VerbatimChar"/>
        </w:rPr>
        <w:t xml:space="preserve">src/unit_commitment.py</w:t>
      </w:r>
      <w:r>
        <w:t xml:space="preserve">.</w:t>
      </w:r>
    </w:p>
    <w:bookmarkEnd w:id="69"/>
    <w:bookmarkStart w:id="70" w:name="bilag-c.-arbejdsformen"/>
    <w:p>
      <w:pPr>
        <w:pStyle w:val="Overskrift1"/>
      </w:pPr>
      <w:r>
        <w:t xml:space="preserve">Bilag C. Arbejdsformen</w:t>
      </w:r>
    </w:p>
    <w:p>
      <w:pPr/>
      <w:r>
        <w:t xml:space="preserve">Dette bilag bygger på bilag E i rapport v3 og er forkortet og opdateret.</w:t>
      </w:r>
    </w:p>
    <w:p>
      <w:pPr/>
      <w:r>
        <w:rPr>
          <w:bCs/>
          <w:b/>
        </w:rPr>
        <w:t xml:space="preserve">Udgangspunktet.</w:t>
      </w:r>
      <w:r>
        <w:t xml:space="preserve"> Modellen er bygget af en fagperson med 25 års erfaring i fjernvarmedrift, kraftvarme, balancemarkeder og elhandel, men uden erfaring med Python, optimeringsbiblioteker eller MILP-formuleringer. Al kode er skrevet af Claude i samtale, over mere end 30 arbejdssessioner i 2026.</w:t>
      </w:r>
    </w:p>
    <w:p>
      <w:pPr/>
      <w:r>
        <w:rPr>
          <w:bCs/>
          <w:b/>
        </w:rPr>
        <w:t xml:space="preserve">Den første besked</w:t>
      </w:r>
      <w:r>
        <w:t xml:space="preserve"> var skrevet på fagsprog uden et ord om metode: et ønske om at lave businesscases for en akkumuleringstank på et generisk værk med varmepumpe, elkedel, kedler og motor, med timedata for varme og priser, og med balanceydelserne som det interessante. Claude formulerede det som en driftsoptimering med differensprincippet, foreslog datakilderne og advarede om, at balancemarkedet ofte er tankens største værdi. Pointen er, at en god første prompt ikke kræver teknisk forforståelse, men en præcis beskrivelse af problemet.</w:t>
      </w:r>
    </w:p>
    <w:p>
      <w:pPr/>
      <w:r>
        <w:rPr>
          <w:bCs/>
          <w:b/>
        </w:rPr>
        <w:t xml:space="preserve">Arbejdsdelingen.</w:t>
      </w:r>
      <w:r>
        <w:t xml:space="preserve"> Fagpersonen formulerer spørgsmålet, vurderer, om resultatet giver mening, presser på antagelser og afviser forslag, der ikke passer. Claude oversætter til metode og kode, kører den og forklarer resultatet. Eksempler på det sidste: unit commitment for halmkedlen, kvarteropløst aktiveringsværdi, kalibrering af varmelasten mod måledata, opslag i Energistyrelsens teknologikatalog for tankpriser. Eksempler på det første: at en halmkedel ikke tænder hver tredje time, at Karup-stationen passer dårligere end Fyn til Billund på trods af afstanden, at januar–februar 2026 var indkøring og ikke drift, og at 19 mio. kr. ikke kunne stå ved siden af Billunds afregning.</w:t>
      </w:r>
    </w:p>
    <w:p>
      <w:pPr/>
      <w:r>
        <w:rPr>
          <w:bCs/>
          <w:b/>
        </w:rPr>
        <w:t xml:space="preserve">Statusnotater</w:t>
      </w:r>
      <w:r>
        <w:t xml:space="preserve"> holder projektet sammen. Hver session slutter med et notat om, hvad der blev bygget, besluttet og fundet, og hvad der er næste skridt. Næste session begynder med at læse det. Uden notaterne ville hver samtale starte forfra, og kvaliteten ville drive.</w:t>
      </w:r>
    </w:p>
    <w:p>
      <w:pPr/>
      <w:r>
        <w:rPr>
          <w:bCs/>
          <w:b/>
        </w:rPr>
        <w:t xml:space="preserve">Grønt er ikke et bevis.</w:t>
      </w:r>
      <w:r>
        <w:t xml:space="preserve"> Projektets dyreste fejl var tavse: en solvertolerance større end de differenser, der blev målt; et DMI-område, der blev valgt uden at nogen bad om det; manglende soldata, der blev fyldt med nul; en datakilde, der gav nul aktiveringsindtægt uden at sige det. Hver gang var testene grønne. Reglen er nu, at en kontrol først tæller, når den er set fejle.</w:t>
      </w:r>
    </w:p>
    <w:p>
      <w:pPr/>
      <w:r>
        <w:rPr>
          <w:bCs/>
          <w:b/>
        </w:rPr>
        <w:t xml:space="preserve">Hvad det betyder for andre værker.</w:t>
      </w:r>
      <w:r>
        <w:t xml:space="preserve"> Arbejdsformen flytter den tekniske kapacitet fra konsulenten til værktøjet og lader domæneviden blive hos værket. Resultatet er ikke kun en rapport, men en model, der kan regne nye spørgsmål til en lav marginal omkostning. Forudsætningen er ikke teknisk oplæring, men vilje til at formulere spørgsmål præcist, læse svarene kritisk og holde fast i, at det er fagpersonen, der afgør, hvad der giver mening.</w:t>
      </w:r>
    </w:p>
    <w:bookmarkEnd w:id="70"/>
    <w:sectPr w:rsidR="00903227" w:rsidRPr="00851FDE" w:rsidSect="00825B91">
      <w:headerReference w:type="default" r:id="rId11"/>
      <w:footerReference w:type="default" r:id="rId12"/>
      <w:headerReference w:type="first" r:id="rId13"/>
      <w:footerReference w:type="first" r:id="rId14"/>
      <w:pgSz w:w="11906" w:h="16838" w:code="9"/>
      <w:pgMar w:top="1701" w:right="2835" w:bottom="2381" w:left="1134" w:header="567" w:footer="5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5D38D" w14:textId="77777777" w:rsidR="009A267A" w:rsidRDefault="009A267A" w:rsidP="009E4B94">
      <w:pPr>
        <w:spacing w:line="240" w:lineRule="auto"/>
      </w:pPr>
      <w:r>
        <w:separator/>
      </w:r>
    </w:p>
  </w:endnote>
  <w:endnote w:type="continuationSeparator" w:id="0">
    <w:p w14:paraId="42409DBD" w14:textId="77777777" w:rsidR="009A267A" w:rsidRDefault="009A267A" w:rsidP="009E4B94">
      <w:pPr>
        <w:spacing w:line="240" w:lineRule="auto"/>
      </w:pPr>
      <w:r>
        <w:continuationSeparator/>
      </w:r>
    </w:p>
  </w:endnote>
  <w:endnote w:type="continuationNotice" w:id="1">
    <w:p w14:paraId="6F4FF78B" w14:textId="77777777" w:rsidR="009A267A" w:rsidRDefault="009A26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09B7A" w14:textId="77777777" w:rsidR="007E7227" w:rsidRPr="00681D83" w:rsidRDefault="007E7227">
    <w:pPr>
      <w:pStyle w:val="Sidefod"/>
    </w:pPr>
    <w:r>
      <w:rPr>
        <w:noProof/>
        <w:lang w:eastAsia="da-DK"/>
      </w:rPr>
      <w:drawing>
        <wp:anchor distT="0" distB="0" distL="114300" distR="114300" simplePos="0" relativeHeight="251658243" behindDoc="1" locked="1" layoutInCell="1" allowOverlap="1" wp14:anchorId="4641E52C" wp14:editId="69019C61">
          <wp:simplePos x="0" y="0"/>
          <wp:positionH relativeFrom="page">
            <wp:align>right</wp:align>
          </wp:positionH>
          <wp:positionV relativeFrom="page">
            <wp:align>bottom</wp:align>
          </wp:positionV>
          <wp:extent cx="7567200" cy="2822400"/>
          <wp:effectExtent l="0" t="0" r="0" b="0"/>
          <wp:wrapNone/>
          <wp:docPr id="11" name="GrafiskElement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28224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03B9" w14:textId="77777777" w:rsidR="007E7227" w:rsidRPr="00094ABD" w:rsidRDefault="007E7227">
    <w:pPr>
      <w:pStyle w:val="Sidefod"/>
    </w:pPr>
    <w:r>
      <w:rPr>
        <w:noProof/>
        <w:lang w:eastAsia="da-DK"/>
      </w:rPr>
      <w:drawing>
        <wp:anchor distT="0" distB="0" distL="114300" distR="114300" simplePos="0" relativeHeight="251658242" behindDoc="1" locked="1" layoutInCell="1" allowOverlap="1" wp14:anchorId="74272D1F" wp14:editId="1DFAE285">
          <wp:simplePos x="0" y="0"/>
          <wp:positionH relativeFrom="page">
            <wp:align>right</wp:align>
          </wp:positionH>
          <wp:positionV relativeFrom="page">
            <wp:align>bottom</wp:align>
          </wp:positionV>
          <wp:extent cx="7567200" cy="2822400"/>
          <wp:effectExtent l="0" t="0" r="0" b="0"/>
          <wp:wrapNone/>
          <wp:docPr id="5" name="GrafiskElement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28224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27D6" w14:textId="77777777" w:rsidR="009A267A" w:rsidRDefault="009A267A" w:rsidP="009E4B94">
      <w:pPr>
        <w:spacing w:line="240" w:lineRule="auto"/>
      </w:pPr>
      <w:r>
        <w:separator/>
      </w:r>
    </w:p>
  </w:footnote>
  <w:footnote w:type="continuationSeparator" w:id="0">
    <w:p w14:paraId="688CBE4B" w14:textId="77777777" w:rsidR="009A267A" w:rsidRDefault="009A267A" w:rsidP="009E4B94">
      <w:pPr>
        <w:spacing w:line="240" w:lineRule="auto"/>
      </w:pPr>
      <w:r>
        <w:continuationSeparator/>
      </w:r>
    </w:p>
  </w:footnote>
  <w:footnote w:type="continuationNotice" w:id="1">
    <w:p w14:paraId="4BCFEF50" w14:textId="77777777" w:rsidR="009A267A" w:rsidRDefault="009A26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6C00" w14:textId="77777777" w:rsidR="007E7227" w:rsidRDefault="007E7227">
    <w:pPr>
      <w:pStyle w:val="Sidehoved"/>
    </w:pPr>
    <w:r>
      <w:rPr>
        <w:noProof/>
        <w:lang w:eastAsia="da-DK"/>
      </w:rPr>
      <mc:AlternateContent>
        <mc:Choice Requires="wps">
          <w:drawing>
            <wp:anchor distT="0" distB="0" distL="114300" distR="114300" simplePos="0" relativeHeight="251658244" behindDoc="0" locked="0" layoutInCell="1" allowOverlap="1" wp14:anchorId="21333A5C" wp14:editId="4552AC1F">
              <wp:simplePos x="0" y="0"/>
              <wp:positionH relativeFrom="page">
                <wp:posOffset>6025515</wp:posOffset>
              </wp:positionH>
              <wp:positionV relativeFrom="page">
                <wp:posOffset>1083945</wp:posOffset>
              </wp:positionV>
              <wp:extent cx="1439545" cy="719455"/>
              <wp:effectExtent l="0" t="0" r="8255" b="4445"/>
              <wp:wrapNone/>
              <wp:docPr id="14" name="PageNo"/>
              <wp:cNvGraphicFramePr/>
              <a:graphic xmlns:a="http://schemas.openxmlformats.org/drawingml/2006/main">
                <a:graphicData uri="http://schemas.microsoft.com/office/word/2010/wordprocessingShape">
                  <wps:wsp>
                    <wps:cNvSpPr txBox="1"/>
                    <wps:spPr>
                      <a:xfrm>
                        <a:off x="0" y="0"/>
                        <a:ext cx="1439545" cy="719455"/>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2EFAA9D5" w14:textId="77777777" w:rsidTr="00D61484">
                            <w:tc>
                              <w:tcPr>
                                <w:tcW w:w="2272" w:type="dxa"/>
                              </w:tcPr>
                              <w:p w14:paraId="3CD0BD4B" w14:textId="34B13B40" w:rsidR="007E7227" w:rsidRDefault="007E7227" w:rsidP="00D61484">
                                <w:pPr>
                                  <w:pStyle w:val="Template-Datoogsidenr"/>
                                </w:pPr>
                                <w:r>
                                  <w:t xml:space="preserve">Side </w:t>
                                </w:r>
                                <w:r>
                                  <w:fldChar w:fldCharType="begin"/>
                                </w:r>
                                <w:r>
                                  <w:instrText xml:space="preserve"> PAGE</w:instrText>
                                </w:r>
                                <w:r>
                                  <w:fldChar w:fldCharType="separate"/>
                                </w:r>
                                <w:r>
                                  <w:rPr>
                                    <w:noProof/>
                                  </w:rPr>
                                  <w:t>2</w:t>
                                </w:r>
                                <w:r>
                                  <w:fldChar w:fldCharType="end"/>
                                </w:r>
                                <w:r>
                                  <w:t>/</w:t>
                                </w:r>
                                <w:r>
                                  <w:fldChar w:fldCharType="begin"/>
                                </w:r>
                                <w:r>
                                  <w:instrText xml:space="preserve"> SECTIONPAGES</w:instrText>
                                </w:r>
                                <w:r>
                                  <w:fldChar w:fldCharType="separate"/>
                                </w:r>
                                <w:r w:rsidR="005010C5">
                                  <w:rPr>
                                    <w:noProof/>
                                  </w:rPr>
                                  <w:t>15</w:t>
                                </w:r>
                                <w:r>
                                  <w:fldChar w:fldCharType="end"/>
                                </w:r>
                              </w:p>
                            </w:tc>
                          </w:tr>
                        </w:tbl>
                        <w:p w14:paraId="61522412" w14:textId="77777777" w:rsidR="007E7227" w:rsidRDefault="007E7227" w:rsidP="008C504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33A5C" id="_x0000_t202" coordsize="21600,21600" o:spt="202" path="m,l,21600r21600,l21600,xe">
              <v:stroke joinstyle="miter"/>
              <v:path gradientshapeok="t" o:connecttype="rect"/>
            </v:shapetype>
            <v:shape id="PageNo" o:spid="_x0000_s1026" type="#_x0000_t202" style="position:absolute;margin-left:474.45pt;margin-top:85.35pt;width:113.35pt;height:56.6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t88LXwIAAC0FAAAOAAAAZHJzL2Uyb0RvYy54bWysVN9v2jAQfp+0/8Hy+xpooVsRoWKtmCah thqd+mwcG6I5Pu9sSNhfv7OTQMX20mkvzsX33a/v7jy9bSrD9gp9CTbnw4sBZ8pKKEq7yfn358WH T5z5IGwhDFiV84Py/Hb2/t20dhN1CVswhUJGTqyf1C7n2xDcJMu83KpK+AtwypJSA1Yi0C9usgJF Td4rk10OBtdZDVg4BKm8p9v7Vslnyb/WSoZHrb0KzOSccgvpxHSu45nNpmKyQeG2pezSEP+QRSVK S0GPru5FEGyH5R+uqlIieNDhQkKVgdalVKkGqmY4OKtmtRVOpVqIHO+ONPn/51Y+7FfuCVloPkND DYyE1M5PPF3GehqNVfxSpoz0ROHhSJtqApPRaHR1Mx6NOZOk+zi8GY3H0U12snbowxcFFYtCzpHa ktgS+6UPLbSHxGAWFqUxqTXGsjrn11fjQTI4asi5sRGrUpM7N6fMkxQORkWMsd+UZmWRCogXabzU nUG2FzQYQkplQ6o9+SV0RGlK4i2GHf6U1VuM2zr6yGDD0bgqLWCq/izt4kefsm7xxPmruqMYmnXT dXQNxYEajdDugHdyUVI3lsKHJ4E09NRbWuTwSIc2QKxDJ3G2Bfz1t/uIp1kkLWc1LVHO/c+dQMWZ +WppSuPG9QL2wroX7K66A6J/SE+Ek0kkAwymFzVC9UL7PY9RSCWspFg5D714F9pVpvdBqvk8gWiv nAhLu3Iyuo7diLP13LwIdN0ABhrdB+jXS0zO5rDFRksL810AXaYhjYS2LHZE006mMe/ej7j0r/8T 6vTKzX4DAAD//wMAUEsDBBQABgAIAAAAIQCaAddP4QAAAAwBAAAPAAAAZHJzL2Rvd25yZXYueG1s TI9NS8QwFEX3gv8hPMGdk7SM0w+bDiKo4K4zKrhLm5iUaV5Kk2nrvzez0uXjHu49r9qvdiCzmnzv kEOyYUAUdk72qDm8H5/vciA+CJRicKg4/CgP+/r6qhKldAs2aj4ETWIJ+lJwMCGMJaW+M8oKv3Gj wph9u8mKEM9JUzmJJZbbgaaM7agVPcYFI0b1ZFR3Opwth6NZdPvVpK/di3+bnW6S02fxwfntzfr4 ACSoNfzBcNGP6lBHp9adUXoycCi2eRHRGGQsA3Ihkux+B6TlkOZbBrSu6P8n6l8AAAD//wMAUEsB Ai0AFAAGAAgAAAAhALaDOJL+AAAA4QEAABMAAAAAAAAAAAAAAAAAAAAAAFtDb250ZW50X1R5cGVz XS54bWxQSwECLQAUAAYACAAAACEAOP0h/9YAAACUAQAACwAAAAAAAAAAAAAAAAAvAQAAX3JlbHMv LnJlbHNQSwECLQAUAAYACAAAACEAKbfPC18CAAAtBQAADgAAAAAAAAAAAAAAAAAuAgAAZHJzL2Uy b0RvYy54bWxQSwECLQAUAAYACAAAACEAmgHXT+EAAAAMAQAADwAAAAAAAAAAAAAAAAC5BAAAZHJz L2Rvd25yZXYueG1sUEsFBgAAAAAEAAQA8wAAAMcFAAAAAA== " filled="f" fillcolor="white [3201]"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2EFAA9D5" w14:textId="77777777" w:rsidTr="00D61484">
                      <w:tc>
                        <w:tcPr>
                          <w:tcW w:w="2272" w:type="dxa"/>
                          <w:shd w:val="clear" w:color="auto" w:fill="auto"/>
                        </w:tcPr>
                        <w:p w14:paraId="3CD0BD4B" w14:textId="34B13B40" w:rsidR="007E7227" w:rsidRDefault="007E7227" w:rsidP="00D61484">
                          <w:pPr>
                            <w:pStyle w:val="Template-Datoogsidenr"/>
                          </w:pPr>
                          <w:r>
                            <w:t xml:space="preserve">Side </w:t>
                          </w:r>
                          <w:r>
                            <w:fldChar w:fldCharType="begin"/>
                          </w:r>
                          <w:r>
                            <w:instrText xml:space="preserve"> PAGE</w:instrText>
                          </w:r>
                          <w:r>
                            <w:fldChar w:fldCharType="separate"/>
                          </w:r>
                          <w:r>
                            <w:rPr>
                              <w:noProof/>
                            </w:rPr>
                            <w:t>2</w:t>
                          </w:r>
                          <w:r>
                            <w:fldChar w:fldCharType="end"/>
                          </w:r>
                          <w:r>
                            <w:t>/</w:t>
                          </w:r>
                          <w:r>
                            <w:fldChar w:fldCharType="begin"/>
                          </w:r>
                          <w:r>
                            <w:instrText xml:space="preserve"> SECTIONPAGES</w:instrText>
                          </w:r>
                          <w:r>
                            <w:fldChar w:fldCharType="separate"/>
                          </w:r>
                          <w:r w:rsidR="005010C5">
                            <w:rPr>
                              <w:noProof/>
                            </w:rPr>
                            <w:t>15</w:t>
                          </w:r>
                          <w:r>
                            <w:fldChar w:fldCharType="end"/>
                          </w:r>
                        </w:p>
                      </w:tc>
                    </w:tr>
                  </w:tbl>
                  <w:p w14:paraId="61522412" w14:textId="77777777" w:rsidR="007E7227" w:rsidRDefault="007E7227" w:rsidP="008C5043"/>
                </w:txbxContent>
              </v:textbox>
              <w10:wrap anchorx="page" anchory="page"/>
            </v:shape>
          </w:pict>
        </mc:Fallback>
      </mc:AlternateContent>
    </w:r>
    <w:r>
      <w:rPr>
        <w:noProof/>
        <w:lang w:eastAsia="da-DK"/>
      </w:rPr>
      <w:drawing>
        <wp:anchor distT="0" distB="0" distL="114300" distR="114300" simplePos="0" relativeHeight="251658246" behindDoc="0" locked="1" layoutInCell="1" allowOverlap="1" wp14:anchorId="0FA1ECCB" wp14:editId="5205DED1">
          <wp:simplePos x="0" y="0"/>
          <wp:positionH relativeFrom="page">
            <wp:posOffset>5634990</wp:posOffset>
          </wp:positionH>
          <wp:positionV relativeFrom="page">
            <wp:posOffset>396240</wp:posOffset>
          </wp:positionV>
          <wp:extent cx="1519200" cy="432000"/>
          <wp:effectExtent l="0" t="0" r="5080" b="6350"/>
          <wp:wrapNone/>
          <wp:docPr id="1"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9200" cy="43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A531" w14:textId="583EEE6A" w:rsidR="007E7227" w:rsidRPr="00702821" w:rsidRDefault="00702821" w:rsidP="00DD1936">
    <w:pPr>
      <w:pStyle w:val="Sidehoved"/>
      <w:rPr>
        <w:sz w:val="24"/>
        <w:szCs w:val="24"/>
      </w:rPr>
    </w:pPr>
    <w:r w:rsidRPr="00702821">
      <w:rPr>
        <w:sz w:val="24"/>
        <w:szCs w:val="24"/>
      </w:rPr>
      <w:t>Rapport</w:t>
    </w:r>
  </w:p>
  <w:p w14:paraId="53FD1F7E" w14:textId="77777777" w:rsidR="007E7227" w:rsidRDefault="007E7227" w:rsidP="00DD1936">
    <w:pPr>
      <w:pStyle w:val="Sidehoved"/>
    </w:pPr>
    <w:r>
      <w:rPr>
        <w:noProof/>
        <w:lang w:eastAsia="da-DK"/>
      </w:rPr>
      <w:drawing>
        <wp:anchor distT="0" distB="0" distL="114300" distR="114300" simplePos="0" relativeHeight="251658245" behindDoc="0" locked="1" layoutInCell="1" allowOverlap="1" wp14:anchorId="7DD91571" wp14:editId="0C1898F3">
          <wp:simplePos x="0" y="0"/>
          <wp:positionH relativeFrom="page">
            <wp:posOffset>5638800</wp:posOffset>
          </wp:positionH>
          <wp:positionV relativeFrom="page">
            <wp:posOffset>400050</wp:posOffset>
          </wp:positionV>
          <wp:extent cx="1518920" cy="431800"/>
          <wp:effectExtent l="0" t="0" r="5080" b="6350"/>
          <wp:wrapNone/>
          <wp:docPr id="4"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8920" cy="431800"/>
                  </a:xfrm>
                  <a:prstGeom prst="rect">
                    <a:avLst/>
                  </a:prstGeom>
                </pic:spPr>
              </pic:pic>
            </a:graphicData>
          </a:graphic>
          <wp14:sizeRelH relativeFrom="margin">
            <wp14:pctWidth>0</wp14:pctWidth>
          </wp14:sizeRelH>
          <wp14:sizeRelV relativeFrom="margin">
            <wp14:pctHeight>0</wp14:pctHeight>
          </wp14:sizeRelV>
        </wp:anchor>
      </w:drawing>
    </w:r>
  </w:p>
  <w:p w14:paraId="30AE04AF" w14:textId="77777777" w:rsidR="007E7227" w:rsidRDefault="007E7227" w:rsidP="00DD1936">
    <w:pPr>
      <w:pStyle w:val="Sidehoved"/>
    </w:pPr>
  </w:p>
  <w:p w14:paraId="1EF6743C" w14:textId="77777777" w:rsidR="007E7227" w:rsidRDefault="007E7227" w:rsidP="00DD1936">
    <w:pPr>
      <w:pStyle w:val="Sidehoved"/>
    </w:pPr>
  </w:p>
  <w:p w14:paraId="6FD5E049" w14:textId="77777777" w:rsidR="007E7227" w:rsidRDefault="007E7227" w:rsidP="00DD1936">
    <w:pPr>
      <w:pStyle w:val="Sidehoved"/>
    </w:pPr>
  </w:p>
  <w:p w14:paraId="7B0A3D16" w14:textId="77777777" w:rsidR="007E7227" w:rsidRDefault="007E7227" w:rsidP="00DD1936">
    <w:pPr>
      <w:pStyle w:val="Sidehoved"/>
    </w:pPr>
    <w:r>
      <w:rPr>
        <w:noProof/>
        <w:lang w:eastAsia="da-DK"/>
      </w:rPr>
      <mc:AlternateContent>
        <mc:Choice Requires="wps">
          <w:drawing>
            <wp:anchor distT="0" distB="0" distL="114300" distR="114300" simplePos="0" relativeHeight="251658247" behindDoc="1" locked="0" layoutInCell="1" allowOverlap="1" wp14:anchorId="26B0505C" wp14:editId="5507A818">
              <wp:simplePos x="0" y="0"/>
              <wp:positionH relativeFrom="page">
                <wp:posOffset>6029325</wp:posOffset>
              </wp:positionH>
              <wp:positionV relativeFrom="page">
                <wp:posOffset>2943225</wp:posOffset>
              </wp:positionV>
              <wp:extent cx="1439545" cy="719455"/>
              <wp:effectExtent l="0" t="0" r="8255" b="4445"/>
              <wp:wrapNone/>
              <wp:docPr id="2" name="PageNo"/>
              <wp:cNvGraphicFramePr/>
              <a:graphic xmlns:a="http://schemas.openxmlformats.org/drawingml/2006/main">
                <a:graphicData uri="http://schemas.microsoft.com/office/word/2010/wordprocessingShape">
                  <wps:wsp>
                    <wps:cNvSpPr txBox="1"/>
                    <wps:spPr>
                      <a:xfrm>
                        <a:off x="0" y="0"/>
                        <a:ext cx="1439545" cy="719455"/>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tbl>
                          <w:tblPr>
                            <w:tblW w:w="0" w:type="auto"/>
                            <w:tblLayout w:type="fixed"/>
                            <w:tblCellMar>
                              <w:left w:w="0" w:type="dxa"/>
                              <w:right w:w="0" w:type="dxa"/>
                            </w:tblCellMar>
                            <w:tblLook w:val="04A0" w:firstRow="1" w:lastRow="0" w:firstColumn="1" w:lastColumn="0" w:noHBand="0" w:noVBand="1"/>
                          </w:tblPr>
                          <w:tblGrid>
                            <w:gridCol w:w="2272"/>
                          </w:tblGrid>
                          <w:tr w:rsidR="007E7227" w14:paraId="4B7A1E11" w14:textId="77777777" w:rsidTr="00D61484">
                            <w:tc>
                              <w:tcPr>
                                <w:tcW w:w="2272" w:type="dxa"/>
                              </w:tcPr>
                              <w:p w14:paraId="2DBD1FCF" w14:textId="77777777" w:rsidR="007E7227" w:rsidRDefault="007E7227" w:rsidP="00D86284">
                                <w:pPr>
                                  <w:pStyle w:val="Template-Datoogsidenr"/>
                                </w:pPr>
                              </w:p>
                            </w:tc>
                          </w:tr>
                          <w:tr w:rsidR="007E7227" w14:paraId="06BCBC86" w14:textId="77777777" w:rsidTr="00D61484">
                            <w:tc>
                              <w:tcPr>
                                <w:tcW w:w="2272" w:type="dxa"/>
                              </w:tcPr>
                              <w:p w14:paraId="26E05229" w14:textId="51A65EC5" w:rsidR="007E7227" w:rsidRDefault="007E7227" w:rsidP="00D86284">
                                <w:pPr>
                                  <w:pStyle w:val="Template-Datoogsidenr"/>
                                </w:pPr>
                                <w:r>
                                  <w:t xml:space="preserve">Side </w:t>
                                </w:r>
                                <w:r>
                                  <w:fldChar w:fldCharType="begin"/>
                                </w:r>
                                <w:r>
                                  <w:instrText xml:space="preserve"> PAGE</w:instrText>
                                </w:r>
                                <w:r>
                                  <w:fldChar w:fldCharType="separate"/>
                                </w:r>
                                <w:r>
                                  <w:rPr>
                                    <w:noProof/>
                                  </w:rPr>
                                  <w:t>1</w:t>
                                </w:r>
                                <w:r>
                                  <w:fldChar w:fldCharType="end"/>
                                </w:r>
                                <w:r>
                                  <w:t>/</w:t>
                                </w:r>
                                <w:r>
                                  <w:fldChar w:fldCharType="begin"/>
                                </w:r>
                                <w:r>
                                  <w:instrText xml:space="preserve"> SECTIONPAGES</w:instrText>
                                </w:r>
                                <w:r>
                                  <w:fldChar w:fldCharType="separate"/>
                                </w:r>
                                <w:r w:rsidR="00D550B0">
                                  <w:rPr>
                                    <w:noProof/>
                                  </w:rPr>
                                  <w:t>1</w:t>
                                </w:r>
                                <w:r>
                                  <w:fldChar w:fldCharType="end"/>
                                </w:r>
                              </w:p>
                            </w:tc>
                          </w:tr>
                        </w:tbl>
                        <w:p w14:paraId="11991B0D" w14:textId="77777777" w:rsidR="007E7227" w:rsidRDefault="007E722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B0505C" id="_x0000_t202" coordsize="21600,21600" o:spt="202" path="m,l,21600r21600,l21600,xe">
              <v:stroke joinstyle="miter"/>
              <v:path gradientshapeok="t" o:connecttype="rect"/>
            </v:shapetype>
            <v:shape id="_x0000_s1027" type="#_x0000_t202" style="position:absolute;margin-left:474.75pt;margin-top:231.75pt;width:113.35pt;height:56.6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8gtwYQIAADQFAAAOAAAAZHJzL2Uyb0RvYy54bWysVE1v2zAMvQ/YfxB0X5y0TbcacYqsRYYB RVusHXpWZCkxJouaxMTOfv0o2U6CbpcOu8i0+Pj1SGp23daG7ZQPFdiCT0ZjzpSVUFZ2XfDvz8sP nzgLKGwpDFhV8L0K/Hr+/t2scbk6gw2YUnlGTmzIG1fwDaLLsyzIjapFGIFTlpQafC2Qfv06K71o yHttsrPx+DJrwJfOg1Qh0O1tp+Tz5F9rJfFB66CQmYJTbphOn85VPLP5TORrL9ymkn0a4h+yqEVl KejB1a1Awba++sNVXUkPATSOJNQZaF1JlWqgaibjV9U8bYRTqRYiJ7gDTeH/uZX3uyf36Bm2n6Gl BkZCGhfyQJexnlb7On4pU0Z6onB/oE21yGQ0uji/ml5MOZOk+zi5uphOo5vsaO18wC8KahaFgntq S2JL7O4CdtABEoNZWFbGpNYYy5qCX55Px8ngoCHnxkasSk3u3RwzTxLujYoYY78pzaoyFRAv0nip G+PZTtBgCCmVxVR78kvoiNKUxFsMe/wxq7cYd3UMkcHiwbiuLPhU/au0yx9DyrrDE+cndUcR21VL hZ80dgXlnvrtoVuF4OSyoqbciYCPwtPsU4tpn/GBDm2AyIde4mwD/tff7iOeRpK0nDW0SwUPP7fC K87MV0vDGhdvEPwgrAbBbusboC5M6KVwMolk4NEMovZQv9CaL2IUUgkrKVbBcRBvsNtoeiakWiwS iNbLCbyzT05G17EpccSe2xfhXT+HSBN8D8OWifzVOHbYaGlhsUXQVZrVyGvHYs83rWaa9v4Zibt/ +p9Qx8du/hsAAP//AwBQSwMEFAAGAAgAAAAhANh5sfriAAAADAEAAA8AAABkcnMvZG93bnJldi54 bWxMj8FOhDAQhu8mvkMzJt7cAu6yCzJsjImaeGNXTbwVWilZOiW0C/j2dk96m8l8+ef7i/1iejap 0XWWEOJVBExRY2VHLcL78fluB8x5QVL0lhTCj3KwL6+vCpFLO1OlpoNvWQghlwsE7f2Qc+4arYxw KzsoCrdvOxrhwzq2XI5iDuGm50kUpdyIjsIHLQb1pFVzOpwNwlHPbf1VJa/Ni3ubbFvFp8/sA/H2 Znl8AObV4v9guOgHdSiDU23PJB3rEbJ1tgkowjq9D8OFiLdpAqxG2GzTHfCy4P9LlL8AAAD//wMA UEsBAi0AFAAGAAgAAAAhALaDOJL+AAAA4QEAABMAAAAAAAAAAAAAAAAAAAAAAFtDb250ZW50X1R5 cGVzXS54bWxQSwECLQAUAAYACAAAACEAOP0h/9YAAACUAQAACwAAAAAAAAAAAAAAAAAvAQAAX3Jl bHMvLnJlbHNQSwECLQAUAAYACAAAACEA9vILcGECAAA0BQAADgAAAAAAAAAAAAAAAAAuAgAAZHJz L2Uyb0RvYy54bWxQSwECLQAUAAYACAAAACEA2Hmx+uIAAAAMAQAADwAAAAAAAAAAAAAAAAC7BAAA ZHJzL2Rvd25yZXYueG1sUEsFBgAAAAAEAAQA8wAAAMoFAAAAAA== " filled="f" fillcolor="white [3201]" stroked="f" strokeweight=".5pt">
              <v:textbox inset="0,0,0,0">
                <w:txbxContent>
                  <w:tbl>
                    <w:tblPr>
                      <w:tblW w:w="0" w:type="auto"/>
                      <w:tblLayout w:type="fixed"/>
                      <w:tblCellMar>
                        <w:left w:w="0" w:type="dxa"/>
                        <w:right w:w="0" w:type="dxa"/>
                      </w:tblCellMar>
                      <w:tblLook w:val="04A0" w:firstRow="1" w:lastRow="0" w:firstColumn="1" w:lastColumn="0" w:noHBand="0" w:noVBand="1"/>
                    </w:tblPr>
                    <w:tblGrid>
                      <w:gridCol w:w="2272"/>
                    </w:tblGrid>
                    <w:tr w:rsidR="007E7227" w14:paraId="4B7A1E11" w14:textId="77777777" w:rsidTr="00D61484">
                      <w:tc>
                        <w:tcPr>
                          <w:tcW w:w="2272" w:type="dxa"/>
                        </w:tcPr>
                        <w:p w14:paraId="2DBD1FCF" w14:textId="77777777" w:rsidR="007E7227" w:rsidRDefault="007E7227" w:rsidP="00D86284">
                          <w:pPr>
                            <w:pStyle w:val="Template-Datoogsidenr"/>
                          </w:pPr>
                        </w:p>
                      </w:tc>
                    </w:tr>
                    <w:tr w:rsidR="007E7227" w14:paraId="06BCBC86" w14:textId="77777777" w:rsidTr="00D61484">
                      <w:tc>
                        <w:tcPr>
                          <w:tcW w:w="2272" w:type="dxa"/>
                        </w:tcPr>
                        <w:p w14:paraId="26E05229" w14:textId="51A65EC5" w:rsidR="007E7227" w:rsidRDefault="007E7227" w:rsidP="00D86284">
                          <w:pPr>
                            <w:pStyle w:val="Template-Datoogsidenr"/>
                          </w:pPr>
                          <w:r>
                            <w:t xml:space="preserve">Side </w:t>
                          </w:r>
                          <w:r>
                            <w:fldChar w:fldCharType="begin"/>
                          </w:r>
                          <w:r>
                            <w:instrText xml:space="preserve"> PAGE</w:instrText>
                          </w:r>
                          <w:r>
                            <w:fldChar w:fldCharType="separate"/>
                          </w:r>
                          <w:r>
                            <w:rPr>
                              <w:noProof/>
                            </w:rPr>
                            <w:t>1</w:t>
                          </w:r>
                          <w:r>
                            <w:fldChar w:fldCharType="end"/>
                          </w:r>
                          <w:r>
                            <w:t>/</w:t>
                          </w:r>
                          <w:r>
                            <w:fldChar w:fldCharType="begin"/>
                          </w:r>
                          <w:r>
                            <w:instrText xml:space="preserve"> SECTIONPAGES</w:instrText>
                          </w:r>
                          <w:r>
                            <w:fldChar w:fldCharType="separate"/>
                          </w:r>
                          <w:r w:rsidR="00D550B0">
                            <w:rPr>
                              <w:noProof/>
                            </w:rPr>
                            <w:t>1</w:t>
                          </w:r>
                          <w:r>
                            <w:fldChar w:fldCharType="end"/>
                          </w:r>
                        </w:p>
                      </w:tc>
                    </w:tr>
                  </w:tbl>
                  <w:p w14:paraId="11991B0D" w14:textId="77777777" w:rsidR="007E7227" w:rsidRDefault="007E7227"/>
                </w:txbxContent>
              </v:textbox>
              <w10:wrap anchorx="page" anchory="page"/>
            </v:shape>
          </w:pict>
        </mc:Fallback>
      </mc:AlternateContent>
    </w:r>
    <w:r>
      <w:rPr>
        <w:noProof/>
        <w:lang w:eastAsia="da-DK"/>
      </w:rPr>
      <mc:AlternateContent>
        <mc:Choice Requires="wps">
          <w:drawing>
            <wp:anchor distT="0" distB="0" distL="114300" distR="114300" simplePos="0" relativeHeight="251658241" behindDoc="0" locked="0" layoutInCell="1" allowOverlap="1" wp14:anchorId="21C89649" wp14:editId="273A21C6">
              <wp:simplePos x="0" y="0"/>
              <wp:positionH relativeFrom="page">
                <wp:posOffset>6029325</wp:posOffset>
              </wp:positionH>
              <wp:positionV relativeFrom="page">
                <wp:posOffset>2943225</wp:posOffset>
              </wp:positionV>
              <wp:extent cx="1439545" cy="719455"/>
              <wp:effectExtent l="0" t="0" r="8255" b="4445"/>
              <wp:wrapNone/>
              <wp:docPr id="10" name="Date"/>
              <wp:cNvGraphicFramePr/>
              <a:graphic xmlns:a="http://schemas.openxmlformats.org/drawingml/2006/main">
                <a:graphicData uri="http://schemas.microsoft.com/office/word/2010/wordprocessingShape">
                  <wps:wsp>
                    <wps:cNvSpPr txBox="1"/>
                    <wps:spPr>
                      <a:xfrm>
                        <a:off x="0" y="0"/>
                        <a:ext cx="1439545" cy="719455"/>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724EB308" w14:textId="77777777" w:rsidTr="00D61484">
                            <w:tc>
                              <w:tcPr>
                                <w:tcW w:w="2272" w:type="dxa"/>
                              </w:tcPr>
                              <w:p w14:paraId="1E0CF639" w14:textId="65E7D851" w:rsidR="007E7227" w:rsidRDefault="00FB29CB" w:rsidP="00D86284">
                                <w:pPr>
                                  <w:pStyle w:val="Template-Datoogsidenr"/>
                                </w:pPr>
                                <w:r>
                                  <w:t>22. oktober 2026</w:t>
                                </w:r>
                              </w:p>
                            </w:tc>
                          </w:tr>
                          <w:tr w:rsidR="007E7227" w14:paraId="72D10980" w14:textId="77777777" w:rsidTr="00D61484">
                            <w:tc>
                              <w:tcPr>
                                <w:tcW w:w="2272" w:type="dxa"/>
                              </w:tcPr>
                              <w:p w14:paraId="5037414D" w14:textId="77777777" w:rsidR="007E7227" w:rsidRDefault="007E7227" w:rsidP="00D61484">
                                <w:pPr>
                                  <w:pStyle w:val="Template-Datoogsidenr"/>
                                </w:pPr>
                              </w:p>
                            </w:tc>
                          </w:tr>
                        </w:tbl>
                        <w:p w14:paraId="58666E3B" w14:textId="77777777" w:rsidR="007E7227" w:rsidRDefault="007E722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89649" id="Date" o:spid="_x0000_s1028" type="#_x0000_t202" style="position:absolute;margin-left:474.75pt;margin-top:231.75pt;width:113.35pt;height:56.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GmYfYwIAADQFAAAOAAAAZHJzL2Uyb0RvYy54bWysVN9v2jAQfp+0/8Hy+xqg0K2IUDGqTpOq thqd+mwcG6I5Ps8+SNhfv7OTQMX20mkvzsX33a/v7jy7aSrD9sqHEmzOhxcDzpSVUJR2k/Pvz3cf PnEWUNhCGLAq5wcV+M38/btZ7aZqBFswhfKMnNgwrV3Ot4hummVBblUlwgU4ZUmpwVcC6ddvssKL mrxXJhsNBldZDb5wHqQKgW5vWyWfJ/9aK4mPWgeFzOSccsN0+nSu45nNZ2K68cJtS9mlIf4hi0qU loIeXd0KFGznyz9cVaX0EEDjhYQqA61LqVINVM1wcFbNaiucSrUQOcEdaQr/z6182K/ck2fYfIaG GhgJqV2YBrqM9TTaV/FLmTLSE4WHI22qQSaj0fjyejKecCZJ93F4PZ5MopvsZO18wC8KKhaFnHtq S2JL7O8DttAeEoNZuCuNSa0xltU5v7qcDJLBUUPOjY1YlZrcuTllniQ8GBUxxn5TmpVFKiBepPFS S+PZXtBgCCmVxVR78kvoiNKUxFsMO/wpq7cYt3X0kcHi0bgqLfhU/VnaxY8+Zd3iifNXdUcRm3VD hed81Dd2DcWB+u2hXYXg5F1JTbkXAZ+Ep9mnFtM+4yMd2gCRD53E2Rb8r7/dRzyNJGk5q2mXch5+ 7oRXnJmvloY1Ll4v+F5Y94LdVUugLgzppXAyiWTg0fSi9lC90JovYhRSCSspVs6xF5fYbjQ9E1It FglE6+UE3tuVk9F1bEocsefmRXjXzSHSBD9Av2ViejaOLTZaWljsEHSZZjXy2rLY8U2rmaa9e0bi 7r/+T6jTYzf/DQAA//8DAFBLAwQUAAYACAAAACEA2Hmx+uIAAAAMAQAADwAAAGRycy9kb3ducmV2 LnhtbEyPwU6EMBCG7ya+QzMm3twC7rILMmyMiZp4Y1dNvBVaKVk6JbQL+PZ2T3qbyXz55/uL/WJ6 NqnRdZYQ4lUETFFjZUctwvvx+W4HzHlBUvSWFMKPcrAvr68KkUs7U6Wmg29ZCCGXCwTt/ZBz7hqt jHArOygKt287GuHDOrZcjmIO4abnSRSl3IiOwgctBvWkVXM6nA3CUc9t/VUlr82Le5tsW8Wnz+wD 8fZmeXwA5tXi/2C46Ad1KINTbc8kHesRsnW2CSjCOr0Pw4WIt2kCrEbYbNMd8LLg/0uUvwAAAP// AwBQSwECLQAUAAYACAAAACEAtoM4kv4AAADhAQAAEwAAAAAAAAAAAAAAAAAAAAAAW0NvbnRlbnRf VHlwZXNdLnhtbFBLAQItABQABgAIAAAAIQA4/SH/1gAAAJQBAAALAAAAAAAAAAAAAAAAAC8BAABf cmVscy8ucmVsc1BLAQItABQABgAIAAAAIQB1GmYfYwIAADQFAAAOAAAAAAAAAAAAAAAAAC4CAABk cnMvZTJvRG9jLnhtbFBLAQItABQABgAIAAAAIQDYebH64gAAAAwBAAAPAAAAAAAAAAAAAAAAAL0E AABkcnMvZG93bnJldi54bWxQSwUGAAAAAAQABADzAAAAzAUAAAAA " filled="f" fillcolor="white [3201]"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724EB308" w14:textId="77777777" w:rsidTr="00D61484">
                      <w:tc>
                        <w:tcPr>
                          <w:tcW w:w="2272" w:type="dxa"/>
                        </w:tcPr>
                        <w:p w14:paraId="1E0CF639" w14:textId="65E7D851" w:rsidR="007E7227" w:rsidRDefault="00FB29CB" w:rsidP="00D86284">
                          <w:pPr>
                            <w:pStyle w:val="Template-Datoogsidenr"/>
                          </w:pPr>
                          <w:r>
                            <w:t>22. oktober 2026</w:t>
                          </w:r>
                        </w:p>
                      </w:tc>
                    </w:tr>
                    <w:tr w:rsidR="007E7227" w14:paraId="72D10980" w14:textId="77777777" w:rsidTr="00D61484">
                      <w:tc>
                        <w:tcPr>
                          <w:tcW w:w="2272" w:type="dxa"/>
                        </w:tcPr>
                        <w:p w14:paraId="5037414D" w14:textId="77777777" w:rsidR="007E7227" w:rsidRDefault="007E7227" w:rsidP="00D61484">
                          <w:pPr>
                            <w:pStyle w:val="Template-Datoogsidenr"/>
                          </w:pPr>
                        </w:p>
                      </w:tc>
                    </w:tr>
                  </w:tbl>
                  <w:p w14:paraId="58666E3B" w14:textId="77777777" w:rsidR="007E7227" w:rsidRDefault="007E7227"/>
                </w:txbxContent>
              </v:textbox>
              <w10:wrap anchorx="page" anchory="page"/>
            </v:shape>
          </w:pict>
        </mc:Fallback>
      </mc:AlternateContent>
    </w:r>
    <w:r>
      <w:rPr>
        <w:noProof/>
        <w:lang w:eastAsia="da-DK"/>
      </w:rPr>
      <mc:AlternateContent>
        <mc:Choice Requires="wps">
          <w:drawing>
            <wp:anchor distT="0" distB="0" distL="114300" distR="114300" simplePos="0" relativeHeight="251658240" behindDoc="0" locked="0" layoutInCell="1" allowOverlap="1" wp14:anchorId="7C2E65B1" wp14:editId="1B00436B">
              <wp:simplePos x="0" y="0"/>
              <wp:positionH relativeFrom="page">
                <wp:posOffset>6029325</wp:posOffset>
              </wp:positionH>
              <wp:positionV relativeFrom="page">
                <wp:posOffset>1228726</wp:posOffset>
              </wp:positionV>
              <wp:extent cx="1439545" cy="2038350"/>
              <wp:effectExtent l="0" t="0" r="8255" b="0"/>
              <wp:wrapNone/>
              <wp:docPr id="3" name="AdresseHIDE"/>
              <wp:cNvGraphicFramePr/>
              <a:graphic xmlns:a="http://schemas.openxmlformats.org/drawingml/2006/main">
                <a:graphicData uri="http://schemas.microsoft.com/office/word/2010/wordprocessingShape">
                  <wps:wsp>
                    <wps:cNvSpPr txBox="1"/>
                    <wps:spPr>
                      <a:xfrm>
                        <a:off x="0" y="0"/>
                        <a:ext cx="1439545" cy="2038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7E7227" w:rsidRPr="00244D70" w14:paraId="6D8F4404" w14:textId="77777777" w:rsidTr="00020629">
                            <w:trPr>
                              <w:trHeight w:hRule="exact" w:val="2693"/>
                            </w:trPr>
                            <w:tc>
                              <w:tcPr>
                                <w:tcW w:w="2268" w:type="dxa"/>
                              </w:tcPr>
                              <w:p w14:paraId="46EED6ED" w14:textId="77777777" w:rsidR="007E7227" w:rsidRPr="00244D70" w:rsidRDefault="007E7227" w:rsidP="00474C86">
                                <w:pPr>
                                  <w:pStyle w:val="Template-Adresse"/>
                                </w:pPr>
                                <w:r>
                                  <w:t>Fjernvarmens Hus</w:t>
                                </w:r>
                              </w:p>
                              <w:p w14:paraId="53B8133E" w14:textId="77777777" w:rsidR="007E7227" w:rsidRDefault="007E7227" w:rsidP="00244D70">
                                <w:pPr>
                                  <w:pStyle w:val="Template-Adresse"/>
                                </w:pPr>
                                <w:r>
                                  <w:t>Merkurvej 7</w:t>
                                </w:r>
                              </w:p>
                              <w:p w14:paraId="57C726DC" w14:textId="77777777" w:rsidR="007E7227" w:rsidRDefault="007E7227" w:rsidP="00244D70">
                                <w:pPr>
                                  <w:pStyle w:val="Template-Adresse"/>
                                </w:pPr>
                                <w:r>
                                  <w:t>DK-6000 Kolding</w:t>
                                </w:r>
                              </w:p>
                              <w:p w14:paraId="0E2AB0FF" w14:textId="77777777" w:rsidR="007E7227" w:rsidRDefault="007E7227" w:rsidP="00244D70">
                                <w:pPr>
                                  <w:pStyle w:val="Template-Adresse"/>
                                </w:pPr>
                                <w:r>
                                  <w:t>Tlf. +45 7630 8000</w:t>
                                </w:r>
                              </w:p>
                              <w:p w14:paraId="16D4EFC5" w14:textId="77777777" w:rsidR="007E7227" w:rsidRDefault="007E7227" w:rsidP="00244D70">
                                <w:pPr>
                                  <w:pStyle w:val="Template-Adresse"/>
                                </w:pPr>
                                <w:r>
                                  <w:t>mail@danskfjernvarme.dk</w:t>
                                </w:r>
                              </w:p>
                              <w:p w14:paraId="01FF16D6" w14:textId="77777777" w:rsidR="007E7227" w:rsidRDefault="007E7227" w:rsidP="00244D70">
                                <w:pPr>
                                  <w:pStyle w:val="Template-Adresse"/>
                                </w:pPr>
                                <w:r>
                                  <w:t>www.danskfjernvarme.dk</w:t>
                                </w:r>
                              </w:p>
                              <w:p w14:paraId="321BC10C" w14:textId="77777777" w:rsidR="007E7227" w:rsidRDefault="007E7227" w:rsidP="00474C86">
                                <w:pPr>
                                  <w:pStyle w:val="Template-Adresse"/>
                                </w:pPr>
                                <w:r>
                                  <w:t>cvr dk 55 83 10 17</w:t>
                                </w:r>
                              </w:p>
                              <w:p w14:paraId="6DC9B0C4" w14:textId="77777777" w:rsidR="007E7227" w:rsidRPr="00244D70" w:rsidRDefault="007E7227" w:rsidP="00182651">
                                <w:pPr>
                                  <w:pStyle w:val="Template-Adresse"/>
                                </w:pPr>
                              </w:p>
                            </w:tc>
                          </w:tr>
                        </w:tbl>
                        <w:p w14:paraId="2C312E30" w14:textId="77777777" w:rsidR="007E7227" w:rsidRPr="00244D70" w:rsidRDefault="007E7227" w:rsidP="00182651">
                          <w:pPr>
                            <w:pStyle w:val="Template-Adress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E65B1" id="AdresseHIDE" o:spid="_x0000_s1029" type="#_x0000_t202" style="position:absolute;margin-left:474.75pt;margin-top:96.75pt;width:113.35pt;height:16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O6mMYgIAADUFAAAOAAAAZHJzL2Uyb0RvYy54bWysVN9P2zAQfp+0/8Hy+0ihgFhFijoQ0yQE aDDx7Do2jeb4vPO1SffX7+wkLWN7YdqLc/H9/L678/lF1zixMRhr8KU8PJhIYbyGqvbPpfz2eP3h TIpIylfKgTel3JooL+bv3523YWaOYAWuMig4iI+zNpRyRRRmRRH1yjQqHkAwnpUWsFHEv/hcVKha jt644mgyOS1awCogaBMj3171SjnP8a01mu6sjYaEKyXXRvnEfC7TWczP1ewZVVjVeihD/UMVjao9 J92FulKkxBrrP0I1tUaIYOlAQ1OAtbU2GQOjOZy8QvOwUsFkLExODDua4v8Lq283D+EeBXWfoOMG JkLaEGeRLxOezmKTvlypYD1TuN3RZjoSOjkdTz+eHJ9IoVl3NJmeTU8yscXePWCkzwYakYRSIvcl 06U2N5E4JZuOJimbh+vaudwb50VbytMU8jcNezifbkzu8hBmX3qWaOtMsnH+q7GirjKCdJHny1w6 FBvFk6G0Np4y+ByXrZOV5SLe4jjY76t6i3OPY8wMnnbOTe0BM/pXZVffx5Jtb89EvsCdROqWHQMv 5XTs7BKqLTccod+FGPR1zU25UZHuFfLwc495oemOD+uAyYdBkmIF+PNv98meZ5K1UrS8TKWMP9YK jRTui+dpTZs3CjgKy1Hw6+YSuAuH/FQEnUV2QHKjaBGaJ97zRcrCKuU15yoljeIl9SvN74Q2i0U2 4v0Kim78Q9ApdGpKGrHH7klhGOaQeIRvYVwzNXs1jr1t8vSwWBPYOs9q4rVnceCbdzOP8PCOpOV/ +Z+t9q/d/BcAAAD//wMAUEsDBBQABgAIAAAAIQAwKWcr4gAAAAwBAAAPAAAAZHJzL2Rvd25yZXYu eG1sTI/LTsMwEEX3SPyDNUjsqJPSFBLiVIjHjvIoIMHOiYckwh5HtpOGv8ddwW5G9+jOmXIzG80m dL63JCBdJMCQGqt6agW8vd6fXQLzQZKS2hIK+EEPm+r4qJSFsnt6wWkXWhZLyBdSQBfCUHDumw6N 9As7IMXsyzojQ1xdy5WT+1huNF8myZob2VO80MkBbzpsvnejEaA/vHuok/A53bbb8PzEx/e79FGI 05P5+gpYwDn8wXDQj+pQRafajqQ80wLyVZ5FNAb5eRwORHqxXgKrBWTpKgNelfz/E9UvAAAA//8D AFBLAQItABQABgAIAAAAIQC2gziS/gAAAOEBAAATAAAAAAAAAAAAAAAAAAAAAABbQ29udGVudF9U eXBlc10ueG1sUEsBAi0AFAAGAAgAAAAhADj9If/WAAAAlAEAAAsAAAAAAAAAAAAAAAAALwEAAF9y ZWxzLy5yZWxzUEsBAi0AFAAGAAgAAAAhAMM7qYxiAgAANQUAAA4AAAAAAAAAAAAAAAAALgIAAGRy cy9lMm9Eb2MueG1sUEsBAi0AFAAGAAgAAAAhADApZyviAAAADAEAAA8AAAAAAAAAAAAAAAAAvAQA AGRycy9kb3ducmV2LnhtbFBLBQYAAAAABAAEAPMAAADLBQAAAAA= " filled="f"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7E7227" w:rsidRPr="00244D70" w14:paraId="6D8F4404" w14:textId="77777777" w:rsidTr="00020629">
                      <w:trPr>
                        <w:trHeight w:hRule="exact" w:val="2693"/>
                      </w:trPr>
                      <w:tc>
                        <w:tcPr>
                          <w:tcW w:w="2268" w:type="dxa"/>
                        </w:tcPr>
                        <w:p w14:paraId="46EED6ED" w14:textId="77777777" w:rsidR="007E7227" w:rsidRPr="00244D70" w:rsidRDefault="007E7227" w:rsidP="00474C86">
                          <w:pPr>
                            <w:pStyle w:val="Template-Adresse"/>
                          </w:pPr>
                          <w:r>
                            <w:t>Fjernvarmens Hus</w:t>
                          </w:r>
                        </w:p>
                        <w:p w14:paraId="53B8133E" w14:textId="77777777" w:rsidR="007E7227" w:rsidRDefault="007E7227" w:rsidP="00244D70">
                          <w:pPr>
                            <w:pStyle w:val="Template-Adresse"/>
                          </w:pPr>
                          <w:r>
                            <w:t>Merkurvej 7</w:t>
                          </w:r>
                        </w:p>
                        <w:p w14:paraId="57C726DC" w14:textId="77777777" w:rsidR="007E7227" w:rsidRDefault="007E7227" w:rsidP="00244D70">
                          <w:pPr>
                            <w:pStyle w:val="Template-Adresse"/>
                          </w:pPr>
                          <w:r>
                            <w:t>DK-6000 Kolding</w:t>
                          </w:r>
                        </w:p>
                        <w:p w14:paraId="0E2AB0FF" w14:textId="77777777" w:rsidR="007E7227" w:rsidRDefault="007E7227" w:rsidP="00244D70">
                          <w:pPr>
                            <w:pStyle w:val="Template-Adresse"/>
                          </w:pPr>
                          <w:r>
                            <w:t>Tlf. +45 7630 8000</w:t>
                          </w:r>
                        </w:p>
                        <w:p w14:paraId="16D4EFC5" w14:textId="77777777" w:rsidR="007E7227" w:rsidRDefault="007E7227" w:rsidP="00244D70">
                          <w:pPr>
                            <w:pStyle w:val="Template-Adresse"/>
                          </w:pPr>
                          <w:r>
                            <w:t>mail@danskfjernvarme.dk</w:t>
                          </w:r>
                        </w:p>
                        <w:p w14:paraId="01FF16D6" w14:textId="77777777" w:rsidR="007E7227" w:rsidRDefault="007E7227" w:rsidP="00244D70">
                          <w:pPr>
                            <w:pStyle w:val="Template-Adresse"/>
                          </w:pPr>
                          <w:r>
                            <w:t>www.danskfjernvarme.dk</w:t>
                          </w:r>
                        </w:p>
                        <w:p w14:paraId="321BC10C" w14:textId="77777777" w:rsidR="007E7227" w:rsidRDefault="007E7227" w:rsidP="00474C86">
                          <w:pPr>
                            <w:pStyle w:val="Template-Adresse"/>
                          </w:pPr>
                          <w:r>
                            <w:t>cvr dk 55 83 10 17</w:t>
                          </w:r>
                        </w:p>
                        <w:p w14:paraId="6DC9B0C4" w14:textId="77777777" w:rsidR="007E7227" w:rsidRPr="00244D70" w:rsidRDefault="007E7227" w:rsidP="00182651">
                          <w:pPr>
                            <w:pStyle w:val="Template-Adresse"/>
                          </w:pPr>
                        </w:p>
                      </w:tc>
                    </w:tr>
                  </w:tbl>
                  <w:p w14:paraId="2C312E30" w14:textId="77777777" w:rsidR="007E7227" w:rsidRPr="00244D70" w:rsidRDefault="007E7227" w:rsidP="00182651">
                    <w:pPr>
                      <w:pStyle w:val="Template-Adresse"/>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623E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F83A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B6C66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CD457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6E9E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0230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6234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6864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86129C8"/>
    <w:multiLevelType w:val="hybridMultilevel"/>
    <w:tmpl w:val="17A2FD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3085595"/>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567390E"/>
    <w:multiLevelType w:val="hybridMultilevel"/>
    <w:tmpl w:val="059A20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1615616B"/>
    <w:multiLevelType w:val="hybridMultilevel"/>
    <w:tmpl w:val="073A9A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7C806B0"/>
    <w:multiLevelType w:val="hybridMultilevel"/>
    <w:tmpl w:val="75D60F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81B0889"/>
    <w:multiLevelType w:val="hybridMultilevel"/>
    <w:tmpl w:val="600066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3192B57"/>
    <w:multiLevelType w:val="hybridMultilevel"/>
    <w:tmpl w:val="B74A414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4520C0A"/>
    <w:multiLevelType w:val="hybridMultilevel"/>
    <w:tmpl w:val="1042284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ADA1FE4"/>
    <w:multiLevelType w:val="hybridMultilevel"/>
    <w:tmpl w:val="6820015E"/>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8" w15:restartNumberingAfterBreak="0">
    <w:nsid w:val="2AE0043B"/>
    <w:multiLevelType w:val="hybridMultilevel"/>
    <w:tmpl w:val="FBC07BC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2F760463"/>
    <w:multiLevelType w:val="hybridMultilevel"/>
    <w:tmpl w:val="F1A04E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7CE17A3"/>
    <w:multiLevelType w:val="hybridMultilevel"/>
    <w:tmpl w:val="436043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42922540"/>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8B224F8"/>
    <w:multiLevelType w:val="hybridMultilevel"/>
    <w:tmpl w:val="F808F7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4FD8637C"/>
    <w:multiLevelType w:val="hybridMultilevel"/>
    <w:tmpl w:val="A6C8E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FEE319C"/>
    <w:multiLevelType w:val="hybridMultilevel"/>
    <w:tmpl w:val="F1E0B0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3A23CCC"/>
    <w:multiLevelType w:val="hybridMultilevel"/>
    <w:tmpl w:val="509621FC"/>
    <w:lvl w:ilvl="0" w:tplc="04060001">
      <w:start w:val="1"/>
      <w:numFmt w:val="bullet"/>
      <w:lvlText w:val=""/>
      <w:lvlJc w:val="left"/>
      <w:pPr>
        <w:ind w:left="780" w:hanging="360"/>
      </w:pPr>
      <w:rPr>
        <w:rFonts w:ascii="Symbol" w:hAnsi="Symbol" w:hint="default"/>
      </w:rPr>
    </w:lvl>
    <w:lvl w:ilvl="1" w:tplc="04060003" w:tentative="1">
      <w:start w:val="1"/>
      <w:numFmt w:val="bullet"/>
      <w:lvlText w:val="o"/>
      <w:lvlJc w:val="left"/>
      <w:pPr>
        <w:ind w:left="1500" w:hanging="360"/>
      </w:pPr>
      <w:rPr>
        <w:rFonts w:ascii="Courier New" w:hAnsi="Courier New" w:cs="Courier New" w:hint="default"/>
      </w:rPr>
    </w:lvl>
    <w:lvl w:ilvl="2" w:tplc="04060005" w:tentative="1">
      <w:start w:val="1"/>
      <w:numFmt w:val="bullet"/>
      <w:lvlText w:val=""/>
      <w:lvlJc w:val="left"/>
      <w:pPr>
        <w:ind w:left="2220" w:hanging="360"/>
      </w:pPr>
      <w:rPr>
        <w:rFonts w:ascii="Wingdings" w:hAnsi="Wingdings" w:hint="default"/>
      </w:rPr>
    </w:lvl>
    <w:lvl w:ilvl="3" w:tplc="04060001" w:tentative="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abstractNum w:abstractNumId="26" w15:restartNumberingAfterBreak="0">
    <w:nsid w:val="56E252F8"/>
    <w:multiLevelType w:val="hybridMultilevel"/>
    <w:tmpl w:val="6D4C8A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596657B5"/>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D327F24"/>
    <w:multiLevelType w:val="hybridMultilevel"/>
    <w:tmpl w:val="A73E982C"/>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9" w15:restartNumberingAfterBreak="0">
    <w:nsid w:val="61490228"/>
    <w:multiLevelType w:val="hybridMultilevel"/>
    <w:tmpl w:val="AE709A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699A092B"/>
    <w:multiLevelType w:val="hybridMultilevel"/>
    <w:tmpl w:val="A97C785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6A440D10"/>
    <w:multiLevelType w:val="hybridMultilevel"/>
    <w:tmpl w:val="BC6879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6AB61779"/>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BDE75C9"/>
    <w:multiLevelType w:val="hybridMultilevel"/>
    <w:tmpl w:val="D0F6F6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6E0C1413"/>
    <w:multiLevelType w:val="hybridMultilevel"/>
    <w:tmpl w:val="9744A5B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7DE87B0B"/>
    <w:multiLevelType w:val="hybridMultilevel"/>
    <w:tmpl w:val="323C98E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E20588C"/>
    <w:multiLevelType w:val="multilevel"/>
    <w:tmpl w:val="51246668"/>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37" w15:restartNumberingAfterBreak="0">
    <w:nsid w:val="7EF70CEE"/>
    <w:multiLevelType w:val="hybridMultilevel"/>
    <w:tmpl w:val="8DC2D9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359625364">
    <w:abstractNumId w:val="38"/>
  </w:num>
  <w:num w:numId="2" w16cid:durableId="913903095">
    <w:abstractNumId w:val="7"/>
  </w:num>
  <w:num w:numId="3" w16cid:durableId="373316529">
    <w:abstractNumId w:val="6"/>
  </w:num>
  <w:num w:numId="4" w16cid:durableId="359747180">
    <w:abstractNumId w:val="5"/>
  </w:num>
  <w:num w:numId="5" w16cid:durableId="256135996">
    <w:abstractNumId w:val="4"/>
  </w:num>
  <w:num w:numId="6" w16cid:durableId="488441273">
    <w:abstractNumId w:val="36"/>
  </w:num>
  <w:num w:numId="7" w16cid:durableId="228855531">
    <w:abstractNumId w:val="3"/>
  </w:num>
  <w:num w:numId="8" w16cid:durableId="119231534">
    <w:abstractNumId w:val="2"/>
  </w:num>
  <w:num w:numId="9" w16cid:durableId="1749841849">
    <w:abstractNumId w:val="1"/>
  </w:num>
  <w:num w:numId="10" w16cid:durableId="113447678">
    <w:abstractNumId w:val="0"/>
  </w:num>
  <w:num w:numId="11" w16cid:durableId="71700139">
    <w:abstractNumId w:val="8"/>
  </w:num>
  <w:num w:numId="12" w16cid:durableId="332025557">
    <w:abstractNumId w:val="36"/>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415057554">
    <w:abstractNumId w:val="33"/>
  </w:num>
  <w:num w:numId="14" w16cid:durableId="729616674">
    <w:abstractNumId w:val="28"/>
  </w:num>
  <w:num w:numId="15" w16cid:durableId="1826972869">
    <w:abstractNumId w:val="11"/>
  </w:num>
  <w:num w:numId="16" w16cid:durableId="492911886">
    <w:abstractNumId w:val="30"/>
  </w:num>
  <w:num w:numId="17" w16cid:durableId="1498955439">
    <w:abstractNumId w:val="16"/>
  </w:num>
  <w:num w:numId="18" w16cid:durableId="544030056">
    <w:abstractNumId w:val="29"/>
  </w:num>
  <w:num w:numId="19" w16cid:durableId="744229422">
    <w:abstractNumId w:val="17"/>
  </w:num>
  <w:num w:numId="20" w16cid:durableId="819422662">
    <w:abstractNumId w:val="24"/>
  </w:num>
  <w:num w:numId="21" w16cid:durableId="1957253810">
    <w:abstractNumId w:val="10"/>
  </w:num>
  <w:num w:numId="22" w16cid:durableId="497187120">
    <w:abstractNumId w:val="32"/>
  </w:num>
  <w:num w:numId="23" w16cid:durableId="509754756">
    <w:abstractNumId w:val="23"/>
  </w:num>
  <w:num w:numId="24" w16cid:durableId="939413945">
    <w:abstractNumId w:val="14"/>
  </w:num>
  <w:num w:numId="25" w16cid:durableId="1784837413">
    <w:abstractNumId w:val="35"/>
  </w:num>
  <w:num w:numId="26" w16cid:durableId="1956206371">
    <w:abstractNumId w:val="19"/>
  </w:num>
  <w:num w:numId="27" w16cid:durableId="483663723">
    <w:abstractNumId w:val="20"/>
  </w:num>
  <w:num w:numId="28" w16cid:durableId="1898976905">
    <w:abstractNumId w:val="26"/>
  </w:num>
  <w:num w:numId="29" w16cid:durableId="2099986710">
    <w:abstractNumId w:val="25"/>
  </w:num>
  <w:num w:numId="30" w16cid:durableId="1781103335">
    <w:abstractNumId w:val="22"/>
  </w:num>
  <w:num w:numId="31" w16cid:durableId="1705516629">
    <w:abstractNumId w:val="34"/>
  </w:num>
  <w:num w:numId="32" w16cid:durableId="1707021154">
    <w:abstractNumId w:val="12"/>
  </w:num>
  <w:num w:numId="33" w16cid:durableId="2046632031">
    <w:abstractNumId w:val="27"/>
  </w:num>
  <w:num w:numId="34" w16cid:durableId="1875461171">
    <w:abstractNumId w:val="21"/>
  </w:num>
  <w:num w:numId="35" w16cid:durableId="470439386">
    <w:abstractNumId w:val="37"/>
  </w:num>
  <w:num w:numId="36" w16cid:durableId="708844094">
    <w:abstractNumId w:val="13"/>
  </w:num>
  <w:num w:numId="37" w16cid:durableId="1206406414">
    <w:abstractNumId w:val="18"/>
  </w:num>
  <w:num w:numId="38" w16cid:durableId="1855268340">
    <w:abstractNumId w:val="9"/>
  </w:num>
  <w:num w:numId="39" w16cid:durableId="339817552">
    <w:abstractNumId w:val="15"/>
  </w:num>
  <w:num w:numId="40" w16cid:durableId="11679846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253"/>
    <w:rsid w:val="0000207D"/>
    <w:rsid w:val="00002237"/>
    <w:rsid w:val="000037A0"/>
    <w:rsid w:val="00003D7E"/>
    <w:rsid w:val="00004865"/>
    <w:rsid w:val="00004ADB"/>
    <w:rsid w:val="000074C9"/>
    <w:rsid w:val="0000791C"/>
    <w:rsid w:val="00012A78"/>
    <w:rsid w:val="00012FFD"/>
    <w:rsid w:val="00013E6E"/>
    <w:rsid w:val="000149D6"/>
    <w:rsid w:val="00014E8D"/>
    <w:rsid w:val="00015578"/>
    <w:rsid w:val="00016491"/>
    <w:rsid w:val="000171AB"/>
    <w:rsid w:val="000175F3"/>
    <w:rsid w:val="00017E95"/>
    <w:rsid w:val="00020629"/>
    <w:rsid w:val="000231C4"/>
    <w:rsid w:val="0002489B"/>
    <w:rsid w:val="00024F69"/>
    <w:rsid w:val="00027436"/>
    <w:rsid w:val="0002757B"/>
    <w:rsid w:val="00027FDF"/>
    <w:rsid w:val="000323B4"/>
    <w:rsid w:val="000336B6"/>
    <w:rsid w:val="000344D3"/>
    <w:rsid w:val="0003647F"/>
    <w:rsid w:val="00042029"/>
    <w:rsid w:val="0004204D"/>
    <w:rsid w:val="00042307"/>
    <w:rsid w:val="00043385"/>
    <w:rsid w:val="00043524"/>
    <w:rsid w:val="00044D38"/>
    <w:rsid w:val="000451B1"/>
    <w:rsid w:val="000454D4"/>
    <w:rsid w:val="00045986"/>
    <w:rsid w:val="0004665F"/>
    <w:rsid w:val="00046F9B"/>
    <w:rsid w:val="0005180C"/>
    <w:rsid w:val="0005208E"/>
    <w:rsid w:val="0005213E"/>
    <w:rsid w:val="00053653"/>
    <w:rsid w:val="00053F59"/>
    <w:rsid w:val="00055558"/>
    <w:rsid w:val="00057542"/>
    <w:rsid w:val="00057CC2"/>
    <w:rsid w:val="00066897"/>
    <w:rsid w:val="00067516"/>
    <w:rsid w:val="0006785B"/>
    <w:rsid w:val="000679DC"/>
    <w:rsid w:val="00067B17"/>
    <w:rsid w:val="000717FF"/>
    <w:rsid w:val="000750F3"/>
    <w:rsid w:val="00077E2F"/>
    <w:rsid w:val="000811A5"/>
    <w:rsid w:val="00081787"/>
    <w:rsid w:val="00081D85"/>
    <w:rsid w:val="00087652"/>
    <w:rsid w:val="00091A44"/>
    <w:rsid w:val="00091EB2"/>
    <w:rsid w:val="00091F41"/>
    <w:rsid w:val="00093587"/>
    <w:rsid w:val="00094ABD"/>
    <w:rsid w:val="000953C6"/>
    <w:rsid w:val="00095CF9"/>
    <w:rsid w:val="00095D2C"/>
    <w:rsid w:val="00096095"/>
    <w:rsid w:val="00097C6B"/>
    <w:rsid w:val="000A0778"/>
    <w:rsid w:val="000A0BBF"/>
    <w:rsid w:val="000A0FD6"/>
    <w:rsid w:val="000A19AA"/>
    <w:rsid w:val="000A3ADE"/>
    <w:rsid w:val="000A63B4"/>
    <w:rsid w:val="000A68AA"/>
    <w:rsid w:val="000B5274"/>
    <w:rsid w:val="000B78BC"/>
    <w:rsid w:val="000C4F00"/>
    <w:rsid w:val="000C64DC"/>
    <w:rsid w:val="000D2C73"/>
    <w:rsid w:val="000D4146"/>
    <w:rsid w:val="000D5E63"/>
    <w:rsid w:val="000D64CD"/>
    <w:rsid w:val="000D6508"/>
    <w:rsid w:val="000E022F"/>
    <w:rsid w:val="000E1B65"/>
    <w:rsid w:val="000E2D7E"/>
    <w:rsid w:val="000E3DCF"/>
    <w:rsid w:val="000E40BA"/>
    <w:rsid w:val="000E438C"/>
    <w:rsid w:val="000E644D"/>
    <w:rsid w:val="000E64DB"/>
    <w:rsid w:val="000E6D5D"/>
    <w:rsid w:val="000F0DE8"/>
    <w:rsid w:val="000F1596"/>
    <w:rsid w:val="000F448A"/>
    <w:rsid w:val="000F5FA3"/>
    <w:rsid w:val="00101542"/>
    <w:rsid w:val="00102604"/>
    <w:rsid w:val="00103406"/>
    <w:rsid w:val="00103E10"/>
    <w:rsid w:val="0010421D"/>
    <w:rsid w:val="001043F0"/>
    <w:rsid w:val="001049B2"/>
    <w:rsid w:val="00104F80"/>
    <w:rsid w:val="001053FC"/>
    <w:rsid w:val="00105C1C"/>
    <w:rsid w:val="00110E08"/>
    <w:rsid w:val="00111D77"/>
    <w:rsid w:val="00112314"/>
    <w:rsid w:val="00112E61"/>
    <w:rsid w:val="00113492"/>
    <w:rsid w:val="00114D80"/>
    <w:rsid w:val="00120578"/>
    <w:rsid w:val="001215EE"/>
    <w:rsid w:val="001238B4"/>
    <w:rsid w:val="0012665C"/>
    <w:rsid w:val="001272C9"/>
    <w:rsid w:val="00127449"/>
    <w:rsid w:val="001275E7"/>
    <w:rsid w:val="00130477"/>
    <w:rsid w:val="00131018"/>
    <w:rsid w:val="00131069"/>
    <w:rsid w:val="0013244F"/>
    <w:rsid w:val="001338DC"/>
    <w:rsid w:val="00134EDF"/>
    <w:rsid w:val="0013647F"/>
    <w:rsid w:val="00136972"/>
    <w:rsid w:val="00136C47"/>
    <w:rsid w:val="00137810"/>
    <w:rsid w:val="00137A33"/>
    <w:rsid w:val="00140EC8"/>
    <w:rsid w:val="00141A3B"/>
    <w:rsid w:val="00142F09"/>
    <w:rsid w:val="001437B2"/>
    <w:rsid w:val="00143F14"/>
    <w:rsid w:val="00146337"/>
    <w:rsid w:val="00150BC7"/>
    <w:rsid w:val="0015154D"/>
    <w:rsid w:val="0015228F"/>
    <w:rsid w:val="00153160"/>
    <w:rsid w:val="00156D65"/>
    <w:rsid w:val="00157FC8"/>
    <w:rsid w:val="001613F1"/>
    <w:rsid w:val="001621BD"/>
    <w:rsid w:val="00164645"/>
    <w:rsid w:val="001651F0"/>
    <w:rsid w:val="00165464"/>
    <w:rsid w:val="0016731B"/>
    <w:rsid w:val="00167F09"/>
    <w:rsid w:val="00170199"/>
    <w:rsid w:val="001714BC"/>
    <w:rsid w:val="00171645"/>
    <w:rsid w:val="001725E4"/>
    <w:rsid w:val="001726B5"/>
    <w:rsid w:val="001745FA"/>
    <w:rsid w:val="00174F7F"/>
    <w:rsid w:val="001775BE"/>
    <w:rsid w:val="00180A2D"/>
    <w:rsid w:val="00180C0F"/>
    <w:rsid w:val="00182651"/>
    <w:rsid w:val="00185BFC"/>
    <w:rsid w:val="00185C75"/>
    <w:rsid w:val="0018661F"/>
    <w:rsid w:val="0019138C"/>
    <w:rsid w:val="001924C5"/>
    <w:rsid w:val="00194C3C"/>
    <w:rsid w:val="00196092"/>
    <w:rsid w:val="001A1E6B"/>
    <w:rsid w:val="001A3619"/>
    <w:rsid w:val="001A404C"/>
    <w:rsid w:val="001A6E48"/>
    <w:rsid w:val="001B0D25"/>
    <w:rsid w:val="001B1000"/>
    <w:rsid w:val="001B1235"/>
    <w:rsid w:val="001B132F"/>
    <w:rsid w:val="001B427D"/>
    <w:rsid w:val="001B53E6"/>
    <w:rsid w:val="001B6BD2"/>
    <w:rsid w:val="001B74BC"/>
    <w:rsid w:val="001C0B14"/>
    <w:rsid w:val="001C1A6F"/>
    <w:rsid w:val="001C22FD"/>
    <w:rsid w:val="001C275A"/>
    <w:rsid w:val="001C358C"/>
    <w:rsid w:val="001C44FA"/>
    <w:rsid w:val="001C531B"/>
    <w:rsid w:val="001C727F"/>
    <w:rsid w:val="001C7F31"/>
    <w:rsid w:val="001D106F"/>
    <w:rsid w:val="001D229B"/>
    <w:rsid w:val="001D35CA"/>
    <w:rsid w:val="001D3C78"/>
    <w:rsid w:val="001D4952"/>
    <w:rsid w:val="001D5DC4"/>
    <w:rsid w:val="001D6EA4"/>
    <w:rsid w:val="001E288E"/>
    <w:rsid w:val="001E2EFE"/>
    <w:rsid w:val="001E3F26"/>
    <w:rsid w:val="001E627C"/>
    <w:rsid w:val="001E7DB0"/>
    <w:rsid w:val="001F02C6"/>
    <w:rsid w:val="001F02E1"/>
    <w:rsid w:val="001F0592"/>
    <w:rsid w:val="001F0A46"/>
    <w:rsid w:val="001F0D01"/>
    <w:rsid w:val="001F1BC3"/>
    <w:rsid w:val="001F3C40"/>
    <w:rsid w:val="001F4AD4"/>
    <w:rsid w:val="001F7AD4"/>
    <w:rsid w:val="00200788"/>
    <w:rsid w:val="0020091D"/>
    <w:rsid w:val="0020167E"/>
    <w:rsid w:val="00203998"/>
    <w:rsid w:val="00204E11"/>
    <w:rsid w:val="002052F4"/>
    <w:rsid w:val="0020619B"/>
    <w:rsid w:val="00210DAB"/>
    <w:rsid w:val="002138E0"/>
    <w:rsid w:val="00214BFA"/>
    <w:rsid w:val="002158BB"/>
    <w:rsid w:val="00221FFC"/>
    <w:rsid w:val="00223FD1"/>
    <w:rsid w:val="002259C2"/>
    <w:rsid w:val="00230E82"/>
    <w:rsid w:val="002313AF"/>
    <w:rsid w:val="00231FA3"/>
    <w:rsid w:val="00232399"/>
    <w:rsid w:val="00234772"/>
    <w:rsid w:val="00234AF7"/>
    <w:rsid w:val="002359D4"/>
    <w:rsid w:val="00235B07"/>
    <w:rsid w:val="00235E8E"/>
    <w:rsid w:val="00240179"/>
    <w:rsid w:val="0024071F"/>
    <w:rsid w:val="00241FA7"/>
    <w:rsid w:val="00243099"/>
    <w:rsid w:val="002445FF"/>
    <w:rsid w:val="00244D70"/>
    <w:rsid w:val="00247754"/>
    <w:rsid w:val="002479C0"/>
    <w:rsid w:val="00247AE0"/>
    <w:rsid w:val="00251387"/>
    <w:rsid w:val="0025227F"/>
    <w:rsid w:val="00252CE7"/>
    <w:rsid w:val="00253D13"/>
    <w:rsid w:val="00253FEF"/>
    <w:rsid w:val="00254C80"/>
    <w:rsid w:val="002656E1"/>
    <w:rsid w:val="002700B1"/>
    <w:rsid w:val="00270E5E"/>
    <w:rsid w:val="002714C9"/>
    <w:rsid w:val="0027187F"/>
    <w:rsid w:val="0027295A"/>
    <w:rsid w:val="00272D4B"/>
    <w:rsid w:val="00274956"/>
    <w:rsid w:val="0027694C"/>
    <w:rsid w:val="00280D5F"/>
    <w:rsid w:val="002829E3"/>
    <w:rsid w:val="00282D5F"/>
    <w:rsid w:val="002848D5"/>
    <w:rsid w:val="0028492D"/>
    <w:rsid w:val="00285F34"/>
    <w:rsid w:val="00287444"/>
    <w:rsid w:val="002874A5"/>
    <w:rsid w:val="00291DC5"/>
    <w:rsid w:val="00293998"/>
    <w:rsid w:val="00293A4F"/>
    <w:rsid w:val="00294119"/>
    <w:rsid w:val="002943C4"/>
    <w:rsid w:val="00295655"/>
    <w:rsid w:val="00297796"/>
    <w:rsid w:val="00297A2B"/>
    <w:rsid w:val="002A1232"/>
    <w:rsid w:val="002A1BFE"/>
    <w:rsid w:val="002A3534"/>
    <w:rsid w:val="002A3606"/>
    <w:rsid w:val="002A4991"/>
    <w:rsid w:val="002A6103"/>
    <w:rsid w:val="002A7D65"/>
    <w:rsid w:val="002B2990"/>
    <w:rsid w:val="002B3951"/>
    <w:rsid w:val="002B3D91"/>
    <w:rsid w:val="002B498E"/>
    <w:rsid w:val="002C0E9F"/>
    <w:rsid w:val="002C1CF0"/>
    <w:rsid w:val="002C2BA0"/>
    <w:rsid w:val="002C5E05"/>
    <w:rsid w:val="002C6E40"/>
    <w:rsid w:val="002D06BA"/>
    <w:rsid w:val="002D0A17"/>
    <w:rsid w:val="002D10A3"/>
    <w:rsid w:val="002D19EB"/>
    <w:rsid w:val="002D3244"/>
    <w:rsid w:val="002D4720"/>
    <w:rsid w:val="002D5049"/>
    <w:rsid w:val="002D5562"/>
    <w:rsid w:val="002D5CB4"/>
    <w:rsid w:val="002D6EA8"/>
    <w:rsid w:val="002E0E89"/>
    <w:rsid w:val="002E462E"/>
    <w:rsid w:val="002E5AA2"/>
    <w:rsid w:val="002E74A4"/>
    <w:rsid w:val="002E78CB"/>
    <w:rsid w:val="002F2710"/>
    <w:rsid w:val="002F2770"/>
    <w:rsid w:val="002F2E7E"/>
    <w:rsid w:val="002F4E76"/>
    <w:rsid w:val="002F7434"/>
    <w:rsid w:val="003022F4"/>
    <w:rsid w:val="003025C7"/>
    <w:rsid w:val="00303CA9"/>
    <w:rsid w:val="00304267"/>
    <w:rsid w:val="00312EE5"/>
    <w:rsid w:val="0031301A"/>
    <w:rsid w:val="0031329D"/>
    <w:rsid w:val="00313DE6"/>
    <w:rsid w:val="00315FED"/>
    <w:rsid w:val="003160BF"/>
    <w:rsid w:val="00322D35"/>
    <w:rsid w:val="003235DF"/>
    <w:rsid w:val="00324C94"/>
    <w:rsid w:val="00324E04"/>
    <w:rsid w:val="0032501E"/>
    <w:rsid w:val="003306EC"/>
    <w:rsid w:val="0033084A"/>
    <w:rsid w:val="00330859"/>
    <w:rsid w:val="00330DC7"/>
    <w:rsid w:val="0033150F"/>
    <w:rsid w:val="003337F8"/>
    <w:rsid w:val="00334817"/>
    <w:rsid w:val="0033571E"/>
    <w:rsid w:val="00336DE6"/>
    <w:rsid w:val="00340BD0"/>
    <w:rsid w:val="0034207C"/>
    <w:rsid w:val="003420B7"/>
    <w:rsid w:val="0034258C"/>
    <w:rsid w:val="00343386"/>
    <w:rsid w:val="00351046"/>
    <w:rsid w:val="00353515"/>
    <w:rsid w:val="0035359D"/>
    <w:rsid w:val="00356025"/>
    <w:rsid w:val="00361403"/>
    <w:rsid w:val="00364DA7"/>
    <w:rsid w:val="0036688B"/>
    <w:rsid w:val="00373040"/>
    <w:rsid w:val="0037310E"/>
    <w:rsid w:val="003747A5"/>
    <w:rsid w:val="00376A15"/>
    <w:rsid w:val="00377747"/>
    <w:rsid w:val="00380881"/>
    <w:rsid w:val="00380E44"/>
    <w:rsid w:val="00384270"/>
    <w:rsid w:val="00385CD9"/>
    <w:rsid w:val="00391837"/>
    <w:rsid w:val="0039331F"/>
    <w:rsid w:val="00394305"/>
    <w:rsid w:val="00395273"/>
    <w:rsid w:val="0039528C"/>
    <w:rsid w:val="00396301"/>
    <w:rsid w:val="003A14DC"/>
    <w:rsid w:val="003A296E"/>
    <w:rsid w:val="003A31E7"/>
    <w:rsid w:val="003A418A"/>
    <w:rsid w:val="003A503D"/>
    <w:rsid w:val="003A576B"/>
    <w:rsid w:val="003A6409"/>
    <w:rsid w:val="003A72E2"/>
    <w:rsid w:val="003B00F7"/>
    <w:rsid w:val="003B153A"/>
    <w:rsid w:val="003B25AD"/>
    <w:rsid w:val="003B3087"/>
    <w:rsid w:val="003B35B0"/>
    <w:rsid w:val="003B487D"/>
    <w:rsid w:val="003B5CD5"/>
    <w:rsid w:val="003B667F"/>
    <w:rsid w:val="003B743B"/>
    <w:rsid w:val="003C1B8C"/>
    <w:rsid w:val="003C1B96"/>
    <w:rsid w:val="003C3447"/>
    <w:rsid w:val="003C3822"/>
    <w:rsid w:val="003C4F9F"/>
    <w:rsid w:val="003C60F1"/>
    <w:rsid w:val="003C6751"/>
    <w:rsid w:val="003D1D88"/>
    <w:rsid w:val="003D1E69"/>
    <w:rsid w:val="003D4C94"/>
    <w:rsid w:val="003D5E89"/>
    <w:rsid w:val="003D6EA8"/>
    <w:rsid w:val="003E1CDD"/>
    <w:rsid w:val="003E2DF5"/>
    <w:rsid w:val="003E510C"/>
    <w:rsid w:val="003E78EB"/>
    <w:rsid w:val="003F150A"/>
    <w:rsid w:val="003F2F22"/>
    <w:rsid w:val="003F30A6"/>
    <w:rsid w:val="003F3336"/>
    <w:rsid w:val="003F5D0A"/>
    <w:rsid w:val="003F74AC"/>
    <w:rsid w:val="00401D04"/>
    <w:rsid w:val="004022FF"/>
    <w:rsid w:val="0040368C"/>
    <w:rsid w:val="00405253"/>
    <w:rsid w:val="00405782"/>
    <w:rsid w:val="00405E42"/>
    <w:rsid w:val="00406F23"/>
    <w:rsid w:val="00412274"/>
    <w:rsid w:val="00412966"/>
    <w:rsid w:val="00412E8E"/>
    <w:rsid w:val="0041344D"/>
    <w:rsid w:val="004146EC"/>
    <w:rsid w:val="00417A7B"/>
    <w:rsid w:val="00423282"/>
    <w:rsid w:val="00424709"/>
    <w:rsid w:val="00424AD9"/>
    <w:rsid w:val="00425961"/>
    <w:rsid w:val="00430841"/>
    <w:rsid w:val="00430CDD"/>
    <w:rsid w:val="0043116E"/>
    <w:rsid w:val="00432E9D"/>
    <w:rsid w:val="00436B88"/>
    <w:rsid w:val="004371CF"/>
    <w:rsid w:val="004436C8"/>
    <w:rsid w:val="00447B5F"/>
    <w:rsid w:val="0045050B"/>
    <w:rsid w:val="00452167"/>
    <w:rsid w:val="004545AB"/>
    <w:rsid w:val="004550A2"/>
    <w:rsid w:val="00461FD0"/>
    <w:rsid w:val="0046416C"/>
    <w:rsid w:val="00464FA7"/>
    <w:rsid w:val="00474C86"/>
    <w:rsid w:val="00481693"/>
    <w:rsid w:val="0048196D"/>
    <w:rsid w:val="00481BBC"/>
    <w:rsid w:val="004823D4"/>
    <w:rsid w:val="00482B84"/>
    <w:rsid w:val="004835A8"/>
    <w:rsid w:val="00483EA7"/>
    <w:rsid w:val="0048434A"/>
    <w:rsid w:val="00487635"/>
    <w:rsid w:val="00487CEF"/>
    <w:rsid w:val="004906C0"/>
    <w:rsid w:val="004912C0"/>
    <w:rsid w:val="0049291D"/>
    <w:rsid w:val="00492E07"/>
    <w:rsid w:val="00494647"/>
    <w:rsid w:val="00494DDD"/>
    <w:rsid w:val="004A0EC9"/>
    <w:rsid w:val="004A2A3D"/>
    <w:rsid w:val="004A2BE4"/>
    <w:rsid w:val="004A35CE"/>
    <w:rsid w:val="004A4E87"/>
    <w:rsid w:val="004A50AC"/>
    <w:rsid w:val="004A60F3"/>
    <w:rsid w:val="004B396D"/>
    <w:rsid w:val="004B5B21"/>
    <w:rsid w:val="004B66FA"/>
    <w:rsid w:val="004C01B2"/>
    <w:rsid w:val="004C0812"/>
    <w:rsid w:val="004C0B78"/>
    <w:rsid w:val="004C1ED9"/>
    <w:rsid w:val="004C545D"/>
    <w:rsid w:val="004C5AD0"/>
    <w:rsid w:val="004D3E14"/>
    <w:rsid w:val="004D4310"/>
    <w:rsid w:val="004D5ED7"/>
    <w:rsid w:val="004D77B5"/>
    <w:rsid w:val="004D7ED9"/>
    <w:rsid w:val="004E0ABE"/>
    <w:rsid w:val="004E2C15"/>
    <w:rsid w:val="004E3C8C"/>
    <w:rsid w:val="004E4441"/>
    <w:rsid w:val="004E6700"/>
    <w:rsid w:val="004E741D"/>
    <w:rsid w:val="004F05FF"/>
    <w:rsid w:val="004F3EFC"/>
    <w:rsid w:val="004F4B12"/>
    <w:rsid w:val="004F7035"/>
    <w:rsid w:val="004F792A"/>
    <w:rsid w:val="004F7DB4"/>
    <w:rsid w:val="005010C5"/>
    <w:rsid w:val="00501608"/>
    <w:rsid w:val="00502994"/>
    <w:rsid w:val="00504774"/>
    <w:rsid w:val="005107FA"/>
    <w:rsid w:val="0051360F"/>
    <w:rsid w:val="00513612"/>
    <w:rsid w:val="0051385A"/>
    <w:rsid w:val="00514FF9"/>
    <w:rsid w:val="00516A11"/>
    <w:rsid w:val="00517493"/>
    <w:rsid w:val="005177EE"/>
    <w:rsid w:val="005178A7"/>
    <w:rsid w:val="00517937"/>
    <w:rsid w:val="00520A7A"/>
    <w:rsid w:val="00524884"/>
    <w:rsid w:val="00524FF6"/>
    <w:rsid w:val="0052557C"/>
    <w:rsid w:val="00525E91"/>
    <w:rsid w:val="00527138"/>
    <w:rsid w:val="00530116"/>
    <w:rsid w:val="00530884"/>
    <w:rsid w:val="00530D2D"/>
    <w:rsid w:val="005323A1"/>
    <w:rsid w:val="005323FD"/>
    <w:rsid w:val="00533981"/>
    <w:rsid w:val="00535075"/>
    <w:rsid w:val="0053695B"/>
    <w:rsid w:val="00543E2B"/>
    <w:rsid w:val="00547150"/>
    <w:rsid w:val="00547244"/>
    <w:rsid w:val="00547E4E"/>
    <w:rsid w:val="00553610"/>
    <w:rsid w:val="0055676D"/>
    <w:rsid w:val="00556BFC"/>
    <w:rsid w:val="00557403"/>
    <w:rsid w:val="00563D50"/>
    <w:rsid w:val="005648D7"/>
    <w:rsid w:val="00564903"/>
    <w:rsid w:val="00565B43"/>
    <w:rsid w:val="00570EC9"/>
    <w:rsid w:val="005728EF"/>
    <w:rsid w:val="00572D8E"/>
    <w:rsid w:val="00574BB9"/>
    <w:rsid w:val="00575163"/>
    <w:rsid w:val="00576D9D"/>
    <w:rsid w:val="005805C5"/>
    <w:rsid w:val="00580722"/>
    <w:rsid w:val="00582AE7"/>
    <w:rsid w:val="00582C6D"/>
    <w:rsid w:val="00583486"/>
    <w:rsid w:val="0058376D"/>
    <w:rsid w:val="005855A4"/>
    <w:rsid w:val="0058646C"/>
    <w:rsid w:val="005869FE"/>
    <w:rsid w:val="00586ED1"/>
    <w:rsid w:val="00592C33"/>
    <w:rsid w:val="00592ED9"/>
    <w:rsid w:val="0059561C"/>
    <w:rsid w:val="00597F02"/>
    <w:rsid w:val="005A0D88"/>
    <w:rsid w:val="005A1275"/>
    <w:rsid w:val="005A1D66"/>
    <w:rsid w:val="005A28D4"/>
    <w:rsid w:val="005A39B6"/>
    <w:rsid w:val="005A420C"/>
    <w:rsid w:val="005A5D01"/>
    <w:rsid w:val="005A6E01"/>
    <w:rsid w:val="005A7B4B"/>
    <w:rsid w:val="005B15F9"/>
    <w:rsid w:val="005B1F7D"/>
    <w:rsid w:val="005B2ABF"/>
    <w:rsid w:val="005B6D80"/>
    <w:rsid w:val="005C0600"/>
    <w:rsid w:val="005C31E9"/>
    <w:rsid w:val="005C5380"/>
    <w:rsid w:val="005C5F97"/>
    <w:rsid w:val="005C5FFA"/>
    <w:rsid w:val="005C707D"/>
    <w:rsid w:val="005C77D7"/>
    <w:rsid w:val="005D0590"/>
    <w:rsid w:val="005D533E"/>
    <w:rsid w:val="005D6B35"/>
    <w:rsid w:val="005D7AB6"/>
    <w:rsid w:val="005E0331"/>
    <w:rsid w:val="005E0FFE"/>
    <w:rsid w:val="005E1D5C"/>
    <w:rsid w:val="005E25F5"/>
    <w:rsid w:val="005E69D9"/>
    <w:rsid w:val="005E6D0B"/>
    <w:rsid w:val="005F1580"/>
    <w:rsid w:val="005F33B0"/>
    <w:rsid w:val="005F3D6E"/>
    <w:rsid w:val="005F3EAE"/>
    <w:rsid w:val="005F3ED8"/>
    <w:rsid w:val="005F6B57"/>
    <w:rsid w:val="005F6D11"/>
    <w:rsid w:val="005F725F"/>
    <w:rsid w:val="00600AD6"/>
    <w:rsid w:val="00601763"/>
    <w:rsid w:val="00604225"/>
    <w:rsid w:val="006046BA"/>
    <w:rsid w:val="00605120"/>
    <w:rsid w:val="00605793"/>
    <w:rsid w:val="00605821"/>
    <w:rsid w:val="00605B24"/>
    <w:rsid w:val="00605BCE"/>
    <w:rsid w:val="00606222"/>
    <w:rsid w:val="00606C2E"/>
    <w:rsid w:val="0061246A"/>
    <w:rsid w:val="006127EB"/>
    <w:rsid w:val="00612B2A"/>
    <w:rsid w:val="00612C74"/>
    <w:rsid w:val="00616D0D"/>
    <w:rsid w:val="00622C8C"/>
    <w:rsid w:val="006230C2"/>
    <w:rsid w:val="00624A2F"/>
    <w:rsid w:val="00624B62"/>
    <w:rsid w:val="00630BE4"/>
    <w:rsid w:val="006313E0"/>
    <w:rsid w:val="00631730"/>
    <w:rsid w:val="0063427E"/>
    <w:rsid w:val="00634B35"/>
    <w:rsid w:val="00643735"/>
    <w:rsid w:val="00643CB9"/>
    <w:rsid w:val="00643FAF"/>
    <w:rsid w:val="00645007"/>
    <w:rsid w:val="0064600F"/>
    <w:rsid w:val="0064666F"/>
    <w:rsid w:val="006505F9"/>
    <w:rsid w:val="00651AE2"/>
    <w:rsid w:val="0065344B"/>
    <w:rsid w:val="006537BE"/>
    <w:rsid w:val="006544BC"/>
    <w:rsid w:val="00654D76"/>
    <w:rsid w:val="00655B49"/>
    <w:rsid w:val="006565B4"/>
    <w:rsid w:val="006605A4"/>
    <w:rsid w:val="0066063A"/>
    <w:rsid w:val="00662E7E"/>
    <w:rsid w:val="0066561D"/>
    <w:rsid w:val="006659B9"/>
    <w:rsid w:val="0066676C"/>
    <w:rsid w:val="00670626"/>
    <w:rsid w:val="0067098B"/>
    <w:rsid w:val="00671960"/>
    <w:rsid w:val="00671DF8"/>
    <w:rsid w:val="0067214A"/>
    <w:rsid w:val="0067539A"/>
    <w:rsid w:val="00675823"/>
    <w:rsid w:val="00675DBB"/>
    <w:rsid w:val="00677B41"/>
    <w:rsid w:val="00680D64"/>
    <w:rsid w:val="00681D83"/>
    <w:rsid w:val="0068341C"/>
    <w:rsid w:val="0068402F"/>
    <w:rsid w:val="0068437C"/>
    <w:rsid w:val="00684EFF"/>
    <w:rsid w:val="006900C2"/>
    <w:rsid w:val="00692B11"/>
    <w:rsid w:val="00693BA6"/>
    <w:rsid w:val="00693CB1"/>
    <w:rsid w:val="00697A5E"/>
    <w:rsid w:val="006A1F5B"/>
    <w:rsid w:val="006A2227"/>
    <w:rsid w:val="006A53C1"/>
    <w:rsid w:val="006A555D"/>
    <w:rsid w:val="006A7736"/>
    <w:rsid w:val="006A78B1"/>
    <w:rsid w:val="006B30A9"/>
    <w:rsid w:val="006B4975"/>
    <w:rsid w:val="006B5919"/>
    <w:rsid w:val="006B6FB7"/>
    <w:rsid w:val="006B7333"/>
    <w:rsid w:val="006B7A0A"/>
    <w:rsid w:val="006C28DB"/>
    <w:rsid w:val="006C4C92"/>
    <w:rsid w:val="006C4F8E"/>
    <w:rsid w:val="006C7DAA"/>
    <w:rsid w:val="006D067C"/>
    <w:rsid w:val="006D0E0D"/>
    <w:rsid w:val="006D0F44"/>
    <w:rsid w:val="006D1437"/>
    <w:rsid w:val="006D51A8"/>
    <w:rsid w:val="006D5BBC"/>
    <w:rsid w:val="006D60AC"/>
    <w:rsid w:val="006D775F"/>
    <w:rsid w:val="006E00B0"/>
    <w:rsid w:val="006E0DC0"/>
    <w:rsid w:val="006E11E7"/>
    <w:rsid w:val="006E13E3"/>
    <w:rsid w:val="006E403A"/>
    <w:rsid w:val="006E46B0"/>
    <w:rsid w:val="006E50A5"/>
    <w:rsid w:val="006E6D75"/>
    <w:rsid w:val="006E767E"/>
    <w:rsid w:val="006E79CA"/>
    <w:rsid w:val="006F061C"/>
    <w:rsid w:val="006F144E"/>
    <w:rsid w:val="006F3FA0"/>
    <w:rsid w:val="006F4666"/>
    <w:rsid w:val="006F5B57"/>
    <w:rsid w:val="0070173B"/>
    <w:rsid w:val="00701CE2"/>
    <w:rsid w:val="0070267E"/>
    <w:rsid w:val="00702821"/>
    <w:rsid w:val="007028BA"/>
    <w:rsid w:val="00704AC9"/>
    <w:rsid w:val="00704B71"/>
    <w:rsid w:val="00704EEC"/>
    <w:rsid w:val="00706E32"/>
    <w:rsid w:val="00707103"/>
    <w:rsid w:val="00707AB7"/>
    <w:rsid w:val="00707BEE"/>
    <w:rsid w:val="007103EC"/>
    <w:rsid w:val="00710594"/>
    <w:rsid w:val="007153D0"/>
    <w:rsid w:val="0071554D"/>
    <w:rsid w:val="00720F07"/>
    <w:rsid w:val="00721FB8"/>
    <w:rsid w:val="00722A64"/>
    <w:rsid w:val="007239E0"/>
    <w:rsid w:val="007314D8"/>
    <w:rsid w:val="0073433F"/>
    <w:rsid w:val="007354A5"/>
    <w:rsid w:val="00736F0C"/>
    <w:rsid w:val="00737032"/>
    <w:rsid w:val="007401E5"/>
    <w:rsid w:val="007404E3"/>
    <w:rsid w:val="00740A93"/>
    <w:rsid w:val="00745756"/>
    <w:rsid w:val="007459D5"/>
    <w:rsid w:val="00746FED"/>
    <w:rsid w:val="00750A81"/>
    <w:rsid w:val="0075143E"/>
    <w:rsid w:val="007546AF"/>
    <w:rsid w:val="007578C5"/>
    <w:rsid w:val="00760A4A"/>
    <w:rsid w:val="00760C80"/>
    <w:rsid w:val="00761243"/>
    <w:rsid w:val="00761EF1"/>
    <w:rsid w:val="0076563A"/>
    <w:rsid w:val="0076580D"/>
    <w:rsid w:val="00765934"/>
    <w:rsid w:val="00767119"/>
    <w:rsid w:val="0077091F"/>
    <w:rsid w:val="00771D2F"/>
    <w:rsid w:val="00771DB6"/>
    <w:rsid w:val="00772060"/>
    <w:rsid w:val="007734A0"/>
    <w:rsid w:val="00775695"/>
    <w:rsid w:val="00783CDA"/>
    <w:rsid w:val="0078425C"/>
    <w:rsid w:val="00784E49"/>
    <w:rsid w:val="007856B7"/>
    <w:rsid w:val="00786243"/>
    <w:rsid w:val="00786BDB"/>
    <w:rsid w:val="00786FD9"/>
    <w:rsid w:val="00793696"/>
    <w:rsid w:val="00793C86"/>
    <w:rsid w:val="00794562"/>
    <w:rsid w:val="00794E4D"/>
    <w:rsid w:val="007969B6"/>
    <w:rsid w:val="007A0B8E"/>
    <w:rsid w:val="007A0BC2"/>
    <w:rsid w:val="007A2A29"/>
    <w:rsid w:val="007A3555"/>
    <w:rsid w:val="007A410E"/>
    <w:rsid w:val="007A4260"/>
    <w:rsid w:val="007A5BF5"/>
    <w:rsid w:val="007B25BD"/>
    <w:rsid w:val="007B2A20"/>
    <w:rsid w:val="007B3E02"/>
    <w:rsid w:val="007B5AFB"/>
    <w:rsid w:val="007B5B22"/>
    <w:rsid w:val="007B6DEB"/>
    <w:rsid w:val="007B7860"/>
    <w:rsid w:val="007C14DB"/>
    <w:rsid w:val="007C2067"/>
    <w:rsid w:val="007C3B85"/>
    <w:rsid w:val="007C3CF4"/>
    <w:rsid w:val="007C6267"/>
    <w:rsid w:val="007D194A"/>
    <w:rsid w:val="007D249C"/>
    <w:rsid w:val="007D4560"/>
    <w:rsid w:val="007D4A94"/>
    <w:rsid w:val="007E17CE"/>
    <w:rsid w:val="007E1970"/>
    <w:rsid w:val="007E1A81"/>
    <w:rsid w:val="007E214C"/>
    <w:rsid w:val="007E2C1B"/>
    <w:rsid w:val="007E373C"/>
    <w:rsid w:val="007E6A93"/>
    <w:rsid w:val="007E7227"/>
    <w:rsid w:val="007F1106"/>
    <w:rsid w:val="007F14E0"/>
    <w:rsid w:val="007F173E"/>
    <w:rsid w:val="007F2A81"/>
    <w:rsid w:val="007F3227"/>
    <w:rsid w:val="007F63BB"/>
    <w:rsid w:val="007F6E60"/>
    <w:rsid w:val="007F7369"/>
    <w:rsid w:val="0080025A"/>
    <w:rsid w:val="00800922"/>
    <w:rsid w:val="00800CB5"/>
    <w:rsid w:val="00801B61"/>
    <w:rsid w:val="008023D7"/>
    <w:rsid w:val="0080334F"/>
    <w:rsid w:val="00803BF0"/>
    <w:rsid w:val="00812B3F"/>
    <w:rsid w:val="008141BE"/>
    <w:rsid w:val="0081742D"/>
    <w:rsid w:val="008176D9"/>
    <w:rsid w:val="008203C8"/>
    <w:rsid w:val="008204A6"/>
    <w:rsid w:val="008205F0"/>
    <w:rsid w:val="00820606"/>
    <w:rsid w:val="008218C0"/>
    <w:rsid w:val="00822986"/>
    <w:rsid w:val="00824068"/>
    <w:rsid w:val="0082502A"/>
    <w:rsid w:val="00825B91"/>
    <w:rsid w:val="00831804"/>
    <w:rsid w:val="00831D62"/>
    <w:rsid w:val="008356DB"/>
    <w:rsid w:val="008364A5"/>
    <w:rsid w:val="00836D50"/>
    <w:rsid w:val="00837043"/>
    <w:rsid w:val="008378AC"/>
    <w:rsid w:val="00840B23"/>
    <w:rsid w:val="0084316C"/>
    <w:rsid w:val="008454A2"/>
    <w:rsid w:val="00845DB4"/>
    <w:rsid w:val="00846659"/>
    <w:rsid w:val="00846D22"/>
    <w:rsid w:val="00850312"/>
    <w:rsid w:val="00850D82"/>
    <w:rsid w:val="008519AB"/>
    <w:rsid w:val="00851FDE"/>
    <w:rsid w:val="008546B6"/>
    <w:rsid w:val="008564EF"/>
    <w:rsid w:val="00857C86"/>
    <w:rsid w:val="00860449"/>
    <w:rsid w:val="008609AA"/>
    <w:rsid w:val="00861963"/>
    <w:rsid w:val="00861E30"/>
    <w:rsid w:val="00862586"/>
    <w:rsid w:val="00862CB7"/>
    <w:rsid w:val="00863DDE"/>
    <w:rsid w:val="00863F14"/>
    <w:rsid w:val="0086491F"/>
    <w:rsid w:val="00865033"/>
    <w:rsid w:val="00865976"/>
    <w:rsid w:val="00866079"/>
    <w:rsid w:val="008739F1"/>
    <w:rsid w:val="00873E8B"/>
    <w:rsid w:val="00874462"/>
    <w:rsid w:val="0088109E"/>
    <w:rsid w:val="00882C14"/>
    <w:rsid w:val="00883160"/>
    <w:rsid w:val="008834A4"/>
    <w:rsid w:val="008845CE"/>
    <w:rsid w:val="00886C22"/>
    <w:rsid w:val="00887375"/>
    <w:rsid w:val="00891492"/>
    <w:rsid w:val="00892D08"/>
    <w:rsid w:val="00893791"/>
    <w:rsid w:val="008951C8"/>
    <w:rsid w:val="00896FB3"/>
    <w:rsid w:val="0089757E"/>
    <w:rsid w:val="008A022C"/>
    <w:rsid w:val="008A2CFB"/>
    <w:rsid w:val="008A36D8"/>
    <w:rsid w:val="008A6387"/>
    <w:rsid w:val="008A7050"/>
    <w:rsid w:val="008B079E"/>
    <w:rsid w:val="008B57CB"/>
    <w:rsid w:val="008B7FB4"/>
    <w:rsid w:val="008C0B58"/>
    <w:rsid w:val="008C1B9B"/>
    <w:rsid w:val="008C5043"/>
    <w:rsid w:val="008C786E"/>
    <w:rsid w:val="008D13E4"/>
    <w:rsid w:val="008D321F"/>
    <w:rsid w:val="008D79E9"/>
    <w:rsid w:val="008E1481"/>
    <w:rsid w:val="008E183E"/>
    <w:rsid w:val="008E34B5"/>
    <w:rsid w:val="008E499D"/>
    <w:rsid w:val="008E5A6D"/>
    <w:rsid w:val="008E61BF"/>
    <w:rsid w:val="008E77C6"/>
    <w:rsid w:val="008F03EC"/>
    <w:rsid w:val="008F0972"/>
    <w:rsid w:val="008F1421"/>
    <w:rsid w:val="008F1770"/>
    <w:rsid w:val="008F32DF"/>
    <w:rsid w:val="008F38EC"/>
    <w:rsid w:val="008F4D20"/>
    <w:rsid w:val="008F511B"/>
    <w:rsid w:val="008F607A"/>
    <w:rsid w:val="008F6E07"/>
    <w:rsid w:val="00900220"/>
    <w:rsid w:val="0090033F"/>
    <w:rsid w:val="00900D53"/>
    <w:rsid w:val="00903227"/>
    <w:rsid w:val="00905EA2"/>
    <w:rsid w:val="00907C8A"/>
    <w:rsid w:val="00910ACA"/>
    <w:rsid w:val="0091180A"/>
    <w:rsid w:val="009126DB"/>
    <w:rsid w:val="00913838"/>
    <w:rsid w:val="00914DA6"/>
    <w:rsid w:val="009153DF"/>
    <w:rsid w:val="00917F9C"/>
    <w:rsid w:val="00920856"/>
    <w:rsid w:val="00921CBA"/>
    <w:rsid w:val="0092207F"/>
    <w:rsid w:val="00922A04"/>
    <w:rsid w:val="00922BA1"/>
    <w:rsid w:val="00923200"/>
    <w:rsid w:val="00924AC7"/>
    <w:rsid w:val="0092630D"/>
    <w:rsid w:val="00931328"/>
    <w:rsid w:val="00931A92"/>
    <w:rsid w:val="00932548"/>
    <w:rsid w:val="00934021"/>
    <w:rsid w:val="0093734D"/>
    <w:rsid w:val="00937E43"/>
    <w:rsid w:val="00940322"/>
    <w:rsid w:val="00941BBF"/>
    <w:rsid w:val="00943F27"/>
    <w:rsid w:val="00944AD3"/>
    <w:rsid w:val="0094757D"/>
    <w:rsid w:val="00947777"/>
    <w:rsid w:val="00951B25"/>
    <w:rsid w:val="0095285C"/>
    <w:rsid w:val="00964133"/>
    <w:rsid w:val="00967531"/>
    <w:rsid w:val="00971FDB"/>
    <w:rsid w:val="009737E4"/>
    <w:rsid w:val="00974B1D"/>
    <w:rsid w:val="00975AF0"/>
    <w:rsid w:val="009767B4"/>
    <w:rsid w:val="00976DEA"/>
    <w:rsid w:val="009774DC"/>
    <w:rsid w:val="0097779F"/>
    <w:rsid w:val="0098090E"/>
    <w:rsid w:val="00981FF7"/>
    <w:rsid w:val="0098322E"/>
    <w:rsid w:val="00983AA4"/>
    <w:rsid w:val="00983B74"/>
    <w:rsid w:val="00985490"/>
    <w:rsid w:val="0098671A"/>
    <w:rsid w:val="00986CD9"/>
    <w:rsid w:val="009871F2"/>
    <w:rsid w:val="00990263"/>
    <w:rsid w:val="009906FD"/>
    <w:rsid w:val="00991ABD"/>
    <w:rsid w:val="00993D36"/>
    <w:rsid w:val="00993E41"/>
    <w:rsid w:val="00996982"/>
    <w:rsid w:val="009A1E6C"/>
    <w:rsid w:val="009A1FCA"/>
    <w:rsid w:val="009A267A"/>
    <w:rsid w:val="009A4CCC"/>
    <w:rsid w:val="009A4FD3"/>
    <w:rsid w:val="009B0186"/>
    <w:rsid w:val="009B0307"/>
    <w:rsid w:val="009B0658"/>
    <w:rsid w:val="009B213D"/>
    <w:rsid w:val="009B2B9E"/>
    <w:rsid w:val="009B2C87"/>
    <w:rsid w:val="009B38AE"/>
    <w:rsid w:val="009B452A"/>
    <w:rsid w:val="009B533C"/>
    <w:rsid w:val="009C743B"/>
    <w:rsid w:val="009C7847"/>
    <w:rsid w:val="009D1736"/>
    <w:rsid w:val="009D1E80"/>
    <w:rsid w:val="009D302B"/>
    <w:rsid w:val="009D33A1"/>
    <w:rsid w:val="009D7033"/>
    <w:rsid w:val="009E04F3"/>
    <w:rsid w:val="009E0A25"/>
    <w:rsid w:val="009E4B94"/>
    <w:rsid w:val="009F4AEB"/>
    <w:rsid w:val="009F56C6"/>
    <w:rsid w:val="009F5FE9"/>
    <w:rsid w:val="009F67AF"/>
    <w:rsid w:val="009F79B6"/>
    <w:rsid w:val="009F7CC3"/>
    <w:rsid w:val="00A00E14"/>
    <w:rsid w:val="00A01CE1"/>
    <w:rsid w:val="00A036A7"/>
    <w:rsid w:val="00A04F27"/>
    <w:rsid w:val="00A06238"/>
    <w:rsid w:val="00A06BAF"/>
    <w:rsid w:val="00A070BF"/>
    <w:rsid w:val="00A07545"/>
    <w:rsid w:val="00A101AD"/>
    <w:rsid w:val="00A10493"/>
    <w:rsid w:val="00A117AC"/>
    <w:rsid w:val="00A13A52"/>
    <w:rsid w:val="00A14039"/>
    <w:rsid w:val="00A147B7"/>
    <w:rsid w:val="00A17128"/>
    <w:rsid w:val="00A172C3"/>
    <w:rsid w:val="00A17D92"/>
    <w:rsid w:val="00A22857"/>
    <w:rsid w:val="00A2313C"/>
    <w:rsid w:val="00A24099"/>
    <w:rsid w:val="00A270CC"/>
    <w:rsid w:val="00A27142"/>
    <w:rsid w:val="00A312DF"/>
    <w:rsid w:val="00A31880"/>
    <w:rsid w:val="00A31A30"/>
    <w:rsid w:val="00A31D55"/>
    <w:rsid w:val="00A33C5A"/>
    <w:rsid w:val="00A33FB2"/>
    <w:rsid w:val="00A350A3"/>
    <w:rsid w:val="00A3619A"/>
    <w:rsid w:val="00A40909"/>
    <w:rsid w:val="00A41197"/>
    <w:rsid w:val="00A41739"/>
    <w:rsid w:val="00A41D63"/>
    <w:rsid w:val="00A423D1"/>
    <w:rsid w:val="00A4619A"/>
    <w:rsid w:val="00A46F49"/>
    <w:rsid w:val="00A4751F"/>
    <w:rsid w:val="00A527CD"/>
    <w:rsid w:val="00A5312E"/>
    <w:rsid w:val="00A541F5"/>
    <w:rsid w:val="00A55629"/>
    <w:rsid w:val="00A55AE3"/>
    <w:rsid w:val="00A6100D"/>
    <w:rsid w:val="00A62461"/>
    <w:rsid w:val="00A6320F"/>
    <w:rsid w:val="00A63E83"/>
    <w:rsid w:val="00A67175"/>
    <w:rsid w:val="00A673A2"/>
    <w:rsid w:val="00A71981"/>
    <w:rsid w:val="00A71D83"/>
    <w:rsid w:val="00A720C5"/>
    <w:rsid w:val="00A723F1"/>
    <w:rsid w:val="00A7254F"/>
    <w:rsid w:val="00A72685"/>
    <w:rsid w:val="00A72D06"/>
    <w:rsid w:val="00A757FA"/>
    <w:rsid w:val="00A75B61"/>
    <w:rsid w:val="00A76972"/>
    <w:rsid w:val="00A77AF8"/>
    <w:rsid w:val="00A803B1"/>
    <w:rsid w:val="00A81DFC"/>
    <w:rsid w:val="00A8480A"/>
    <w:rsid w:val="00A85B4A"/>
    <w:rsid w:val="00A85D6C"/>
    <w:rsid w:val="00A85E76"/>
    <w:rsid w:val="00A876EE"/>
    <w:rsid w:val="00A9113B"/>
    <w:rsid w:val="00A91DA5"/>
    <w:rsid w:val="00A9269A"/>
    <w:rsid w:val="00A93049"/>
    <w:rsid w:val="00A93B7A"/>
    <w:rsid w:val="00A97878"/>
    <w:rsid w:val="00A97B3B"/>
    <w:rsid w:val="00AA06C9"/>
    <w:rsid w:val="00AA0D01"/>
    <w:rsid w:val="00AA12E3"/>
    <w:rsid w:val="00AA3BDF"/>
    <w:rsid w:val="00AA4FD2"/>
    <w:rsid w:val="00AA66E4"/>
    <w:rsid w:val="00AA76B8"/>
    <w:rsid w:val="00AB123B"/>
    <w:rsid w:val="00AB340D"/>
    <w:rsid w:val="00AB3CCC"/>
    <w:rsid w:val="00AB3FE2"/>
    <w:rsid w:val="00AB4582"/>
    <w:rsid w:val="00AB64FE"/>
    <w:rsid w:val="00AB6557"/>
    <w:rsid w:val="00AB6E70"/>
    <w:rsid w:val="00AB7DE6"/>
    <w:rsid w:val="00AC576F"/>
    <w:rsid w:val="00AC60AD"/>
    <w:rsid w:val="00AD0133"/>
    <w:rsid w:val="00AD1514"/>
    <w:rsid w:val="00AD330D"/>
    <w:rsid w:val="00AD404D"/>
    <w:rsid w:val="00AD4339"/>
    <w:rsid w:val="00AD55E2"/>
    <w:rsid w:val="00AD5BF3"/>
    <w:rsid w:val="00AD7CFB"/>
    <w:rsid w:val="00AE1C5C"/>
    <w:rsid w:val="00AE5E2D"/>
    <w:rsid w:val="00AE6E16"/>
    <w:rsid w:val="00AF0BE4"/>
    <w:rsid w:val="00AF1D02"/>
    <w:rsid w:val="00AF4F3A"/>
    <w:rsid w:val="00AF4F73"/>
    <w:rsid w:val="00B00D92"/>
    <w:rsid w:val="00B012E1"/>
    <w:rsid w:val="00B018F8"/>
    <w:rsid w:val="00B01E4D"/>
    <w:rsid w:val="00B04A5B"/>
    <w:rsid w:val="00B050E5"/>
    <w:rsid w:val="00B0672A"/>
    <w:rsid w:val="00B06BFE"/>
    <w:rsid w:val="00B14496"/>
    <w:rsid w:val="00B15A33"/>
    <w:rsid w:val="00B15A3A"/>
    <w:rsid w:val="00B20237"/>
    <w:rsid w:val="00B2047F"/>
    <w:rsid w:val="00B21287"/>
    <w:rsid w:val="00B215BE"/>
    <w:rsid w:val="00B22695"/>
    <w:rsid w:val="00B2416A"/>
    <w:rsid w:val="00B2DFC9"/>
    <w:rsid w:val="00B302BD"/>
    <w:rsid w:val="00B303CC"/>
    <w:rsid w:val="00B319B2"/>
    <w:rsid w:val="00B33492"/>
    <w:rsid w:val="00B34D8F"/>
    <w:rsid w:val="00B37EC0"/>
    <w:rsid w:val="00B4085A"/>
    <w:rsid w:val="00B42122"/>
    <w:rsid w:val="00B42616"/>
    <w:rsid w:val="00B43EDC"/>
    <w:rsid w:val="00B45901"/>
    <w:rsid w:val="00B51DA7"/>
    <w:rsid w:val="00B544DA"/>
    <w:rsid w:val="00B54A51"/>
    <w:rsid w:val="00B57A08"/>
    <w:rsid w:val="00B6208C"/>
    <w:rsid w:val="00B65A30"/>
    <w:rsid w:val="00B65F1E"/>
    <w:rsid w:val="00B662B3"/>
    <w:rsid w:val="00B66972"/>
    <w:rsid w:val="00B66B37"/>
    <w:rsid w:val="00B67814"/>
    <w:rsid w:val="00B70865"/>
    <w:rsid w:val="00B7109A"/>
    <w:rsid w:val="00B72813"/>
    <w:rsid w:val="00B75223"/>
    <w:rsid w:val="00B75279"/>
    <w:rsid w:val="00B760DB"/>
    <w:rsid w:val="00B76D69"/>
    <w:rsid w:val="00B7795A"/>
    <w:rsid w:val="00B77E07"/>
    <w:rsid w:val="00B81719"/>
    <w:rsid w:val="00B83340"/>
    <w:rsid w:val="00B873F1"/>
    <w:rsid w:val="00B92008"/>
    <w:rsid w:val="00B923CE"/>
    <w:rsid w:val="00B92A03"/>
    <w:rsid w:val="00B93223"/>
    <w:rsid w:val="00B9379D"/>
    <w:rsid w:val="00B943B8"/>
    <w:rsid w:val="00B95177"/>
    <w:rsid w:val="00B95580"/>
    <w:rsid w:val="00BA57AD"/>
    <w:rsid w:val="00BB2B6D"/>
    <w:rsid w:val="00BB4255"/>
    <w:rsid w:val="00BB45D8"/>
    <w:rsid w:val="00BB4BFC"/>
    <w:rsid w:val="00BB5142"/>
    <w:rsid w:val="00BB7974"/>
    <w:rsid w:val="00BB79A6"/>
    <w:rsid w:val="00BC13D2"/>
    <w:rsid w:val="00BC2163"/>
    <w:rsid w:val="00BC3628"/>
    <w:rsid w:val="00BC4A1E"/>
    <w:rsid w:val="00BC6374"/>
    <w:rsid w:val="00BC77F8"/>
    <w:rsid w:val="00BE09F0"/>
    <w:rsid w:val="00BE1AC4"/>
    <w:rsid w:val="00BE210F"/>
    <w:rsid w:val="00BE239A"/>
    <w:rsid w:val="00BE5317"/>
    <w:rsid w:val="00BE5B2E"/>
    <w:rsid w:val="00BE6902"/>
    <w:rsid w:val="00BE7846"/>
    <w:rsid w:val="00BF0DF5"/>
    <w:rsid w:val="00BF2714"/>
    <w:rsid w:val="00BF57F0"/>
    <w:rsid w:val="00BF73EA"/>
    <w:rsid w:val="00BF7616"/>
    <w:rsid w:val="00BF7851"/>
    <w:rsid w:val="00BF7B75"/>
    <w:rsid w:val="00C00884"/>
    <w:rsid w:val="00C02179"/>
    <w:rsid w:val="00C023E3"/>
    <w:rsid w:val="00C05408"/>
    <w:rsid w:val="00C077A8"/>
    <w:rsid w:val="00C13DB5"/>
    <w:rsid w:val="00C147B6"/>
    <w:rsid w:val="00C14F15"/>
    <w:rsid w:val="00C14F1C"/>
    <w:rsid w:val="00C16786"/>
    <w:rsid w:val="00C16BE4"/>
    <w:rsid w:val="00C178FB"/>
    <w:rsid w:val="00C20C9D"/>
    <w:rsid w:val="00C225D7"/>
    <w:rsid w:val="00C22C42"/>
    <w:rsid w:val="00C30191"/>
    <w:rsid w:val="00C30C5A"/>
    <w:rsid w:val="00C31DE9"/>
    <w:rsid w:val="00C32702"/>
    <w:rsid w:val="00C34F79"/>
    <w:rsid w:val="00C35387"/>
    <w:rsid w:val="00C357EF"/>
    <w:rsid w:val="00C369C1"/>
    <w:rsid w:val="00C375C6"/>
    <w:rsid w:val="00C37D71"/>
    <w:rsid w:val="00C41D52"/>
    <w:rsid w:val="00C422E7"/>
    <w:rsid w:val="00C428F5"/>
    <w:rsid w:val="00C4479D"/>
    <w:rsid w:val="00C45382"/>
    <w:rsid w:val="00C45D48"/>
    <w:rsid w:val="00C471F4"/>
    <w:rsid w:val="00C506B0"/>
    <w:rsid w:val="00C508B0"/>
    <w:rsid w:val="00C511D4"/>
    <w:rsid w:val="00C51E2E"/>
    <w:rsid w:val="00C53366"/>
    <w:rsid w:val="00C53586"/>
    <w:rsid w:val="00C544A1"/>
    <w:rsid w:val="00C54C36"/>
    <w:rsid w:val="00C56559"/>
    <w:rsid w:val="00C6386E"/>
    <w:rsid w:val="00C64423"/>
    <w:rsid w:val="00C6632F"/>
    <w:rsid w:val="00C668BF"/>
    <w:rsid w:val="00C6751B"/>
    <w:rsid w:val="00C73884"/>
    <w:rsid w:val="00C75AC3"/>
    <w:rsid w:val="00C7696E"/>
    <w:rsid w:val="00C77436"/>
    <w:rsid w:val="00C779D4"/>
    <w:rsid w:val="00C802C7"/>
    <w:rsid w:val="00C802D1"/>
    <w:rsid w:val="00C807D1"/>
    <w:rsid w:val="00C807DC"/>
    <w:rsid w:val="00C80A2E"/>
    <w:rsid w:val="00C83429"/>
    <w:rsid w:val="00C846EF"/>
    <w:rsid w:val="00C84E4E"/>
    <w:rsid w:val="00C87C2E"/>
    <w:rsid w:val="00C9484B"/>
    <w:rsid w:val="00C97897"/>
    <w:rsid w:val="00CA0A7D"/>
    <w:rsid w:val="00CA3EBA"/>
    <w:rsid w:val="00CA43ED"/>
    <w:rsid w:val="00CA486D"/>
    <w:rsid w:val="00CA7016"/>
    <w:rsid w:val="00CA7389"/>
    <w:rsid w:val="00CB0546"/>
    <w:rsid w:val="00CB0961"/>
    <w:rsid w:val="00CB1EA6"/>
    <w:rsid w:val="00CB2EB5"/>
    <w:rsid w:val="00CB6792"/>
    <w:rsid w:val="00CB758E"/>
    <w:rsid w:val="00CC0001"/>
    <w:rsid w:val="00CC0876"/>
    <w:rsid w:val="00CC1686"/>
    <w:rsid w:val="00CC2B96"/>
    <w:rsid w:val="00CC3551"/>
    <w:rsid w:val="00CC365A"/>
    <w:rsid w:val="00CC4BD8"/>
    <w:rsid w:val="00CC4D13"/>
    <w:rsid w:val="00CC6322"/>
    <w:rsid w:val="00CC6913"/>
    <w:rsid w:val="00CC6FA4"/>
    <w:rsid w:val="00CD00FF"/>
    <w:rsid w:val="00CD1278"/>
    <w:rsid w:val="00CD1ED7"/>
    <w:rsid w:val="00CD215C"/>
    <w:rsid w:val="00CD3167"/>
    <w:rsid w:val="00CD32E9"/>
    <w:rsid w:val="00CD3C29"/>
    <w:rsid w:val="00CD6113"/>
    <w:rsid w:val="00CD6336"/>
    <w:rsid w:val="00CD6352"/>
    <w:rsid w:val="00CD6820"/>
    <w:rsid w:val="00CE3656"/>
    <w:rsid w:val="00CE3BC6"/>
    <w:rsid w:val="00CE4C43"/>
    <w:rsid w:val="00CE6E26"/>
    <w:rsid w:val="00CE7070"/>
    <w:rsid w:val="00CE7139"/>
    <w:rsid w:val="00CE7EB5"/>
    <w:rsid w:val="00CF315A"/>
    <w:rsid w:val="00CF4488"/>
    <w:rsid w:val="00CF52BF"/>
    <w:rsid w:val="00CF53B6"/>
    <w:rsid w:val="00CF7FAB"/>
    <w:rsid w:val="00D010A5"/>
    <w:rsid w:val="00D012C2"/>
    <w:rsid w:val="00D035C2"/>
    <w:rsid w:val="00D0481A"/>
    <w:rsid w:val="00D060DA"/>
    <w:rsid w:val="00D06474"/>
    <w:rsid w:val="00D07947"/>
    <w:rsid w:val="00D108ED"/>
    <w:rsid w:val="00D127A1"/>
    <w:rsid w:val="00D12A7D"/>
    <w:rsid w:val="00D12F36"/>
    <w:rsid w:val="00D1387A"/>
    <w:rsid w:val="00D14A21"/>
    <w:rsid w:val="00D16AD1"/>
    <w:rsid w:val="00D16B23"/>
    <w:rsid w:val="00D17A93"/>
    <w:rsid w:val="00D21CF5"/>
    <w:rsid w:val="00D2294E"/>
    <w:rsid w:val="00D245DB"/>
    <w:rsid w:val="00D27120"/>
    <w:rsid w:val="00D27D0E"/>
    <w:rsid w:val="00D30501"/>
    <w:rsid w:val="00D32E3B"/>
    <w:rsid w:val="00D33134"/>
    <w:rsid w:val="00D34909"/>
    <w:rsid w:val="00D35859"/>
    <w:rsid w:val="00D3752F"/>
    <w:rsid w:val="00D408FC"/>
    <w:rsid w:val="00D44541"/>
    <w:rsid w:val="00D45752"/>
    <w:rsid w:val="00D4613E"/>
    <w:rsid w:val="00D46B9B"/>
    <w:rsid w:val="00D50036"/>
    <w:rsid w:val="00D512E6"/>
    <w:rsid w:val="00D51795"/>
    <w:rsid w:val="00D51F7C"/>
    <w:rsid w:val="00D53670"/>
    <w:rsid w:val="00D54D35"/>
    <w:rsid w:val="00D550B0"/>
    <w:rsid w:val="00D5551C"/>
    <w:rsid w:val="00D574D9"/>
    <w:rsid w:val="00D57B3F"/>
    <w:rsid w:val="00D61484"/>
    <w:rsid w:val="00D61981"/>
    <w:rsid w:val="00D63934"/>
    <w:rsid w:val="00D6471C"/>
    <w:rsid w:val="00D64860"/>
    <w:rsid w:val="00D66FD7"/>
    <w:rsid w:val="00D67371"/>
    <w:rsid w:val="00D70339"/>
    <w:rsid w:val="00D70B50"/>
    <w:rsid w:val="00D724A6"/>
    <w:rsid w:val="00D75570"/>
    <w:rsid w:val="00D75DF1"/>
    <w:rsid w:val="00D77497"/>
    <w:rsid w:val="00D84C71"/>
    <w:rsid w:val="00D85059"/>
    <w:rsid w:val="00D85AB4"/>
    <w:rsid w:val="00D86284"/>
    <w:rsid w:val="00D86500"/>
    <w:rsid w:val="00D87301"/>
    <w:rsid w:val="00D87411"/>
    <w:rsid w:val="00D91032"/>
    <w:rsid w:val="00D91D32"/>
    <w:rsid w:val="00D91F63"/>
    <w:rsid w:val="00D92C85"/>
    <w:rsid w:val="00D932A6"/>
    <w:rsid w:val="00D94691"/>
    <w:rsid w:val="00D9604A"/>
    <w:rsid w:val="00D96141"/>
    <w:rsid w:val="00D961F5"/>
    <w:rsid w:val="00D962B3"/>
    <w:rsid w:val="00D968D3"/>
    <w:rsid w:val="00D972D3"/>
    <w:rsid w:val="00DA32F1"/>
    <w:rsid w:val="00DA368C"/>
    <w:rsid w:val="00DA6E1D"/>
    <w:rsid w:val="00DA7864"/>
    <w:rsid w:val="00DB0050"/>
    <w:rsid w:val="00DB0201"/>
    <w:rsid w:val="00DB08C6"/>
    <w:rsid w:val="00DB1FA9"/>
    <w:rsid w:val="00DB31AF"/>
    <w:rsid w:val="00DB38AB"/>
    <w:rsid w:val="00DB3C47"/>
    <w:rsid w:val="00DC067C"/>
    <w:rsid w:val="00DC2008"/>
    <w:rsid w:val="00DC201B"/>
    <w:rsid w:val="00DC22A2"/>
    <w:rsid w:val="00DC3819"/>
    <w:rsid w:val="00DC433C"/>
    <w:rsid w:val="00DC528A"/>
    <w:rsid w:val="00DC61BD"/>
    <w:rsid w:val="00DD1277"/>
    <w:rsid w:val="00DD1936"/>
    <w:rsid w:val="00DD2AF3"/>
    <w:rsid w:val="00DD5E07"/>
    <w:rsid w:val="00DD761A"/>
    <w:rsid w:val="00DE0407"/>
    <w:rsid w:val="00DE0CD8"/>
    <w:rsid w:val="00DE2B28"/>
    <w:rsid w:val="00DE36DA"/>
    <w:rsid w:val="00DE3D50"/>
    <w:rsid w:val="00DE586A"/>
    <w:rsid w:val="00DE609A"/>
    <w:rsid w:val="00DE66BB"/>
    <w:rsid w:val="00DE7D6E"/>
    <w:rsid w:val="00DF0B9A"/>
    <w:rsid w:val="00DF169C"/>
    <w:rsid w:val="00DF2402"/>
    <w:rsid w:val="00DF347C"/>
    <w:rsid w:val="00DF3581"/>
    <w:rsid w:val="00DF4ADD"/>
    <w:rsid w:val="00DF559D"/>
    <w:rsid w:val="00DF63EF"/>
    <w:rsid w:val="00DF64DA"/>
    <w:rsid w:val="00E00FD8"/>
    <w:rsid w:val="00E075D3"/>
    <w:rsid w:val="00E121BF"/>
    <w:rsid w:val="00E132C9"/>
    <w:rsid w:val="00E133AA"/>
    <w:rsid w:val="00E13EE6"/>
    <w:rsid w:val="00E15DB3"/>
    <w:rsid w:val="00E174EC"/>
    <w:rsid w:val="00E203C2"/>
    <w:rsid w:val="00E21088"/>
    <w:rsid w:val="00E21C18"/>
    <w:rsid w:val="00E22358"/>
    <w:rsid w:val="00E22B9F"/>
    <w:rsid w:val="00E22CB6"/>
    <w:rsid w:val="00E2339E"/>
    <w:rsid w:val="00E24FB6"/>
    <w:rsid w:val="00E27BD5"/>
    <w:rsid w:val="00E30787"/>
    <w:rsid w:val="00E31C27"/>
    <w:rsid w:val="00E329A9"/>
    <w:rsid w:val="00E342CD"/>
    <w:rsid w:val="00E35185"/>
    <w:rsid w:val="00E36965"/>
    <w:rsid w:val="00E37807"/>
    <w:rsid w:val="00E41EB8"/>
    <w:rsid w:val="00E448E0"/>
    <w:rsid w:val="00E44993"/>
    <w:rsid w:val="00E44F06"/>
    <w:rsid w:val="00E46958"/>
    <w:rsid w:val="00E46EBC"/>
    <w:rsid w:val="00E51898"/>
    <w:rsid w:val="00E53745"/>
    <w:rsid w:val="00E53EE9"/>
    <w:rsid w:val="00E5423E"/>
    <w:rsid w:val="00E54A21"/>
    <w:rsid w:val="00E54B63"/>
    <w:rsid w:val="00E54E59"/>
    <w:rsid w:val="00E576E3"/>
    <w:rsid w:val="00E60714"/>
    <w:rsid w:val="00E60886"/>
    <w:rsid w:val="00E615DE"/>
    <w:rsid w:val="00E62CB0"/>
    <w:rsid w:val="00E62E02"/>
    <w:rsid w:val="00E64C99"/>
    <w:rsid w:val="00E71D41"/>
    <w:rsid w:val="00E725C0"/>
    <w:rsid w:val="00E74E6F"/>
    <w:rsid w:val="00E76D2D"/>
    <w:rsid w:val="00E77AB4"/>
    <w:rsid w:val="00E77C23"/>
    <w:rsid w:val="00E8096B"/>
    <w:rsid w:val="00E80A33"/>
    <w:rsid w:val="00E82940"/>
    <w:rsid w:val="00E82DE1"/>
    <w:rsid w:val="00E837A3"/>
    <w:rsid w:val="00E83D9B"/>
    <w:rsid w:val="00E858AC"/>
    <w:rsid w:val="00E85CB0"/>
    <w:rsid w:val="00E85FA8"/>
    <w:rsid w:val="00E86DD8"/>
    <w:rsid w:val="00E90B8E"/>
    <w:rsid w:val="00E92FED"/>
    <w:rsid w:val="00E93058"/>
    <w:rsid w:val="00E9329F"/>
    <w:rsid w:val="00E93E90"/>
    <w:rsid w:val="00E96F3B"/>
    <w:rsid w:val="00EA3448"/>
    <w:rsid w:val="00EA4089"/>
    <w:rsid w:val="00EA5BAC"/>
    <w:rsid w:val="00EA7438"/>
    <w:rsid w:val="00EB0099"/>
    <w:rsid w:val="00EB0224"/>
    <w:rsid w:val="00EB07C9"/>
    <w:rsid w:val="00EB1793"/>
    <w:rsid w:val="00EB1F1F"/>
    <w:rsid w:val="00EB475E"/>
    <w:rsid w:val="00EB5175"/>
    <w:rsid w:val="00EB6282"/>
    <w:rsid w:val="00EC29BF"/>
    <w:rsid w:val="00EC33A1"/>
    <w:rsid w:val="00EC35B8"/>
    <w:rsid w:val="00EC3F1F"/>
    <w:rsid w:val="00EC4E32"/>
    <w:rsid w:val="00EC58C8"/>
    <w:rsid w:val="00EC5D5B"/>
    <w:rsid w:val="00EC6FEE"/>
    <w:rsid w:val="00EC731E"/>
    <w:rsid w:val="00ED11C6"/>
    <w:rsid w:val="00ED11E8"/>
    <w:rsid w:val="00ED266C"/>
    <w:rsid w:val="00ED4914"/>
    <w:rsid w:val="00ED698F"/>
    <w:rsid w:val="00EE07C6"/>
    <w:rsid w:val="00EE3BCB"/>
    <w:rsid w:val="00EE56E8"/>
    <w:rsid w:val="00EE63D0"/>
    <w:rsid w:val="00EE7776"/>
    <w:rsid w:val="00EE7F8C"/>
    <w:rsid w:val="00EF1358"/>
    <w:rsid w:val="00EF23F1"/>
    <w:rsid w:val="00EF26FA"/>
    <w:rsid w:val="00EF3520"/>
    <w:rsid w:val="00EF359B"/>
    <w:rsid w:val="00EF360E"/>
    <w:rsid w:val="00EF3F9F"/>
    <w:rsid w:val="00EF401A"/>
    <w:rsid w:val="00F03D12"/>
    <w:rsid w:val="00F04F12"/>
    <w:rsid w:val="00F0562B"/>
    <w:rsid w:val="00F058CC"/>
    <w:rsid w:val="00F06350"/>
    <w:rsid w:val="00F10998"/>
    <w:rsid w:val="00F10F0E"/>
    <w:rsid w:val="00F12494"/>
    <w:rsid w:val="00F12521"/>
    <w:rsid w:val="00F12A0B"/>
    <w:rsid w:val="00F1450B"/>
    <w:rsid w:val="00F15250"/>
    <w:rsid w:val="00F16E4A"/>
    <w:rsid w:val="00F20DFC"/>
    <w:rsid w:val="00F236C0"/>
    <w:rsid w:val="00F24025"/>
    <w:rsid w:val="00F25097"/>
    <w:rsid w:val="00F26863"/>
    <w:rsid w:val="00F26C8E"/>
    <w:rsid w:val="00F2715D"/>
    <w:rsid w:val="00F27EE3"/>
    <w:rsid w:val="00F303D2"/>
    <w:rsid w:val="00F3135A"/>
    <w:rsid w:val="00F31A57"/>
    <w:rsid w:val="00F32E03"/>
    <w:rsid w:val="00F3365A"/>
    <w:rsid w:val="00F35FCE"/>
    <w:rsid w:val="00F36EFC"/>
    <w:rsid w:val="00F3741F"/>
    <w:rsid w:val="00F40651"/>
    <w:rsid w:val="00F42B08"/>
    <w:rsid w:val="00F43B12"/>
    <w:rsid w:val="00F43C99"/>
    <w:rsid w:val="00F4477E"/>
    <w:rsid w:val="00F46251"/>
    <w:rsid w:val="00F46368"/>
    <w:rsid w:val="00F4719B"/>
    <w:rsid w:val="00F47DD4"/>
    <w:rsid w:val="00F50050"/>
    <w:rsid w:val="00F52C63"/>
    <w:rsid w:val="00F539F7"/>
    <w:rsid w:val="00F556BB"/>
    <w:rsid w:val="00F578B1"/>
    <w:rsid w:val="00F6114E"/>
    <w:rsid w:val="00F613D1"/>
    <w:rsid w:val="00F63194"/>
    <w:rsid w:val="00F64A5B"/>
    <w:rsid w:val="00F64B9B"/>
    <w:rsid w:val="00F668EB"/>
    <w:rsid w:val="00F66910"/>
    <w:rsid w:val="00F67D5C"/>
    <w:rsid w:val="00F710A5"/>
    <w:rsid w:val="00F711AB"/>
    <w:rsid w:val="00F71C3D"/>
    <w:rsid w:val="00F724C6"/>
    <w:rsid w:val="00F7481F"/>
    <w:rsid w:val="00F77BA3"/>
    <w:rsid w:val="00F8389D"/>
    <w:rsid w:val="00F84AAA"/>
    <w:rsid w:val="00F853CF"/>
    <w:rsid w:val="00F86253"/>
    <w:rsid w:val="00F86B95"/>
    <w:rsid w:val="00F86F28"/>
    <w:rsid w:val="00F92D19"/>
    <w:rsid w:val="00F93F25"/>
    <w:rsid w:val="00F94BB6"/>
    <w:rsid w:val="00F9534B"/>
    <w:rsid w:val="00F954A5"/>
    <w:rsid w:val="00F9576D"/>
    <w:rsid w:val="00F96373"/>
    <w:rsid w:val="00F978BB"/>
    <w:rsid w:val="00FA00F4"/>
    <w:rsid w:val="00FA3C84"/>
    <w:rsid w:val="00FB06EB"/>
    <w:rsid w:val="00FB1B8A"/>
    <w:rsid w:val="00FB29CB"/>
    <w:rsid w:val="00FB3A1D"/>
    <w:rsid w:val="00FB4443"/>
    <w:rsid w:val="00FB51F3"/>
    <w:rsid w:val="00FB58CB"/>
    <w:rsid w:val="00FB7EE0"/>
    <w:rsid w:val="00FC1EAA"/>
    <w:rsid w:val="00FC74C8"/>
    <w:rsid w:val="00FD0652"/>
    <w:rsid w:val="00FD146E"/>
    <w:rsid w:val="00FD1CA4"/>
    <w:rsid w:val="00FD2E3E"/>
    <w:rsid w:val="00FD3940"/>
    <w:rsid w:val="00FD4C73"/>
    <w:rsid w:val="00FD618E"/>
    <w:rsid w:val="00FD6808"/>
    <w:rsid w:val="00FE0C7C"/>
    <w:rsid w:val="00FE0F04"/>
    <w:rsid w:val="00FE2C9C"/>
    <w:rsid w:val="00FE3763"/>
    <w:rsid w:val="00FE45D6"/>
    <w:rsid w:val="00FE4ED4"/>
    <w:rsid w:val="00FE7D0C"/>
    <w:rsid w:val="00FF0863"/>
    <w:rsid w:val="00FF14A1"/>
    <w:rsid w:val="00FF354A"/>
    <w:rsid w:val="00FF5031"/>
    <w:rsid w:val="00FF5470"/>
    <w:rsid w:val="00FF6BB9"/>
    <w:rsid w:val="00FF7F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405D1"/>
  <w15:docId w15:val="{8497DE29-9754-401A-B2D9-7D3C5F28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a-DK" w:eastAsia="en-US"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9" w:unhideWhenUsed="1"/>
    <w:lsdException w:name="toc 2" w:semiHidden="1" w:uiPriority="9" w:unhideWhenUsed="1"/>
    <w:lsdException w:name="toc 3" w:semiHidden="1" w:uiPriority="9" w:unhideWhenUsed="1"/>
    <w:lsdException w:name="toc 4" w:semiHidden="1" w:uiPriority="9" w:unhideWhenUsed="1"/>
    <w:lsdException w:name="toc 5" w:semiHidden="1" w:uiPriority="9" w:unhideWhenUsed="1"/>
    <w:lsdException w:name="toc 6" w:semiHidden="1" w:uiPriority="9" w:unhideWhenUsed="1"/>
    <w:lsdException w:name="toc 7" w:semiHidden="1" w:uiPriority="9" w:unhideWhenUsed="1"/>
    <w:lsdException w:name="toc 8" w:semiHidden="1" w:uiPriority="9" w:unhideWhenUsed="1"/>
    <w:lsdException w:name="toc 9" w:semiHidden="1" w:uiPriority="9" w:unhideWhenUsed="1"/>
    <w:lsdException w:name="Normal Indent" w:semiHidden="1" w:uiPriority="0" w:unhideWhenUsed="1"/>
    <w:lsdException w:name="footnote text" w:semiHidden="1" w:uiPriority="21" w:unhideWhenUsed="1"/>
    <w:lsdException w:name="annotation text" w:semiHidden="1"/>
    <w:lsdException w:name="header" w:semiHidden="1" w:uiPriority="21" w:unhideWhenUsed="1"/>
    <w:lsdException w:name="footer" w:semiHidden="1" w:uiPriority="21" w:unhideWhenUsed="1"/>
    <w:lsdException w:name="index heading" w:semiHidden="1"/>
    <w:lsdException w:name="caption" w:semiHidden="1" w:uiPriority="3" w:unhideWhenUsed="1"/>
    <w:lsdException w:name="table of figures" w:semiHidden="1" w:uiPriority="10" w:unhideWhenUsed="1"/>
    <w:lsdException w:name="envelope address" w:semiHidden="1"/>
    <w:lsdException w:name="envelope return" w:semiHidden="1"/>
    <w:lsdException w:name="footnote reference" w:semiHidden="1" w:uiPriority="21" w:unhideWhenUsed="1"/>
    <w:lsdException w:name="annotation reference" w:semiHidden="1"/>
    <w:lsdException w:name="line number" w:semiHidden="1"/>
    <w:lsdException w:name="page number" w:semiHidden="1" w:uiPriority="21" w:unhideWhenUsed="1"/>
    <w:lsdException w:name="endnote reference" w:semiHidden="1" w:uiPriority="21" w:unhideWhenUsed="1"/>
    <w:lsdException w:name="endnote text" w:semiHidden="1" w:uiPriority="21" w:unhideWhenUsed="1"/>
    <w:lsdException w:name="table of authorities" w:semiHidden="1" w:uiPriority="10" w:unhideWhenUsed="1"/>
    <w:lsdException w:name="macro" w:semiHidden="1"/>
    <w:lsdException w:name="toa heading" w:semiHidden="1" w:uiPriority="10" w:unhideWhenUsed="1"/>
    <w:lsdException w:name="List" w:semiHidden="1"/>
    <w:lsdException w:name="List Bullet" w:semiHidden="1" w:uiPriority="2" w:unhideWhenUsed="1" w:qFormat="1"/>
    <w:lsdException w:name="List Number"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9"/>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unhideWhenUsed="1"/>
    <w:lsdException w:name="FollowedHyperlink" w:semiHidden="1" w:uiPriority="21" w:unhideWhenUsed="1"/>
    <w:lsdException w:name="Strong" w:uiPriority="22" w:qFormat="1"/>
    <w:lsdException w:name="Emphasis"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9"/>
    <w:lsdException w:name="Intense Quote" w:uiPriority="1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9"/>
    <w:lsdException w:name="Subtle Reference" w:qFormat="1"/>
    <w:lsdException w:name="Intense Reference" w:qFormat="1"/>
    <w:lsdException w:name="Book Title" w:qFormat="1"/>
    <w:lsdException w:name="Bibliography" w:semiHidden="1" w:unhideWhenUsed="1"/>
    <w:lsdException w:name="TOC Heading" w:semiHidden="1" w:uiPriority="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380"/>
    <w:pPr>
      <w:spacing w:after="160" w:line="259" w:lineRule="auto"/>
    </w:pPr>
    <w:rPr>
      <w:rFonts w:asciiTheme="minorHAnsi" w:hAnsiTheme="minorHAnsi"/>
      <w:sz w:val="22"/>
      <w:szCs w:val="22"/>
    </w:rPr>
  </w:style>
  <w:style w:type="paragraph" w:styleId="Overskrift1">
    <w:name w:val="heading 1"/>
    <w:basedOn w:val="Normal"/>
    <w:next w:val="Normal"/>
    <w:link w:val="Overskrift1Tegn"/>
    <w:uiPriority w:val="1"/>
    <w:qFormat/>
    <w:rsid w:val="009E4B94"/>
    <w:pPr>
      <w:keepNext/>
      <w:keepLines/>
      <w:spacing w:before="260"/>
      <w:contextualSpacing/>
      <w:outlineLvl w:val="0"/>
    </w:pPr>
    <w:rPr>
      <w:color w:val="005958"/>
      <w:sz w:val="32"/>
      <w:rFonts w:eastAsiaTheme="majorEastAsia" w:cstheme="majorBidi"/>
      <w:b/>
      <w:bCs/>
      <w:szCs w:val="28"/>
    </w:rPr>
  </w:style>
  <w:style w:type="paragraph" w:styleId="Overskrift2">
    <w:name w:val="heading 2"/>
    <w:basedOn w:val="Normal"/>
    <w:next w:val="Normal"/>
    <w:link w:val="Overskrift2Tegn"/>
    <w:uiPriority w:val="1"/>
    <w:qFormat/>
    <w:rsid w:val="009E4B94"/>
    <w:pPr>
      <w:keepNext/>
      <w:keepLines/>
      <w:spacing w:before="260"/>
      <w:contextualSpacing/>
      <w:outlineLvl w:val="1"/>
    </w:pPr>
    <w:rPr>
      <w:color w:val="008575"/>
      <w:sz w:val="26"/>
      <w:rFonts w:eastAsiaTheme="majorEastAsia" w:cstheme="majorBidi"/>
      <w:b/>
      <w:bCs/>
      <w:szCs w:val="26"/>
    </w:rPr>
  </w:style>
  <w:style w:type="paragraph" w:styleId="Overskrift3">
    <w:name w:val="heading 3"/>
    <w:basedOn w:val="Normal"/>
    <w:next w:val="Normal"/>
    <w:link w:val="Overskrift3Tegn"/>
    <w:uiPriority w:val="1"/>
    <w:semiHidden/>
    <w:qFormat/>
    <w:rsid w:val="009E4B94"/>
    <w:pPr>
      <w:keepNext/>
      <w:keepLines/>
      <w:spacing w:before="260"/>
      <w:contextualSpacing/>
      <w:outlineLvl w:val="2"/>
    </w:pPr>
    <w:rPr>
      <w:rFonts w:eastAsiaTheme="majorEastAsia" w:cstheme="majorBidi"/>
      <w:b/>
      <w:bCs/>
    </w:rPr>
  </w:style>
  <w:style w:type="paragraph" w:styleId="Overskrift4">
    <w:name w:val="heading 4"/>
    <w:basedOn w:val="Normal"/>
    <w:next w:val="Normal"/>
    <w:link w:val="Overskrift4Tegn"/>
    <w:uiPriority w:val="1"/>
    <w:semiHidden/>
    <w:rsid w:val="009E4B94"/>
    <w:pPr>
      <w:keepNext/>
      <w:keepLines/>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semiHidden/>
    <w:rsid w:val="009E4B94"/>
    <w:pPr>
      <w:keepNext/>
      <w:keepLines/>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9E4B94"/>
    <w:pPr>
      <w:keepNext/>
      <w:keepLines/>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rsid w:val="009E4B94"/>
    <w:pPr>
      <w:keepNext/>
      <w:keepLines/>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6B30A9"/>
    <w:pPr>
      <w:tabs>
        <w:tab w:val="center" w:pos="4819"/>
        <w:tab w:val="right" w:pos="9638"/>
      </w:tabs>
      <w:spacing w:line="240" w:lineRule="atLeast"/>
    </w:pPr>
    <w:rPr>
      <w:sz w:val="16"/>
    </w:rPr>
  </w:style>
  <w:style w:type="character" w:customStyle="1" w:styleId="SidehovedTegn">
    <w:name w:val="Sidehoved Tegn"/>
    <w:basedOn w:val="Standardskrifttypeiafsnit"/>
    <w:link w:val="Sidehoved"/>
    <w:uiPriority w:val="21"/>
    <w:semiHidden/>
    <w:rsid w:val="00004865"/>
    <w:rPr>
      <w:sz w:val="16"/>
    </w:rPr>
  </w:style>
  <w:style w:type="paragraph" w:styleId="Sidefod">
    <w:name w:val="footer"/>
    <w:basedOn w:val="Normal"/>
    <w:link w:val="SidefodTegn"/>
    <w:uiPriority w:val="21"/>
    <w:semiHidden/>
    <w:rsid w:val="006B30A9"/>
    <w:pPr>
      <w:tabs>
        <w:tab w:val="center" w:pos="4819"/>
        <w:tab w:val="right" w:pos="9638"/>
      </w:tabs>
      <w:spacing w:line="240" w:lineRule="atLeast"/>
    </w:pPr>
    <w:rPr>
      <w:sz w:val="16"/>
    </w:rPr>
  </w:style>
  <w:style w:type="character" w:customStyle="1" w:styleId="SidefodTegn">
    <w:name w:val="Sidefod Tegn"/>
    <w:basedOn w:val="Standardskrifttypeiafsnit"/>
    <w:link w:val="Sidefod"/>
    <w:uiPriority w:val="21"/>
    <w:semiHidden/>
    <w:rsid w:val="00004865"/>
    <w:rPr>
      <w:sz w:val="16"/>
    </w:rPr>
  </w:style>
  <w:style w:type="character" w:customStyle="1" w:styleId="Overskrift1Tegn">
    <w:name w:val="Overskrift 1 Tegn"/>
    <w:basedOn w:val="Standardskrifttypeiafsnit"/>
    <w:link w:val="Overskrift1"/>
    <w:uiPriority w:val="1"/>
    <w:rsid w:val="002E74A4"/>
    <w:rPr>
      <w:rFonts w:eastAsiaTheme="majorEastAsia" w:cstheme="majorBidi"/>
      <w:b/>
      <w:bCs/>
      <w:sz w:val="22"/>
      <w:szCs w:val="28"/>
    </w:rPr>
  </w:style>
  <w:style w:type="character" w:customStyle="1" w:styleId="Overskrift2Tegn">
    <w:name w:val="Overskrift 2 Tegn"/>
    <w:basedOn w:val="Standardskrifttypeiafsnit"/>
    <w:link w:val="Overskrift2"/>
    <w:uiPriority w:val="1"/>
    <w:rsid w:val="002E74A4"/>
    <w:rPr>
      <w:rFonts w:eastAsiaTheme="majorEastAsia" w:cstheme="majorBidi"/>
      <w:b/>
      <w:bCs/>
      <w:sz w:val="20"/>
      <w:szCs w:val="26"/>
    </w:rPr>
  </w:style>
  <w:style w:type="character" w:customStyle="1" w:styleId="Overskrift3Tegn">
    <w:name w:val="Overskrift 3 Tegn"/>
    <w:basedOn w:val="Standardskrifttypeiafsnit"/>
    <w:link w:val="Overskrift3"/>
    <w:uiPriority w:val="1"/>
    <w:semiHidden/>
    <w:rsid w:val="00A41739"/>
    <w:rPr>
      <w:rFonts w:eastAsiaTheme="majorEastAsia" w:cstheme="majorBidi"/>
      <w:b/>
      <w:bCs/>
    </w:rPr>
  </w:style>
  <w:style w:type="character" w:customStyle="1" w:styleId="Overskrift4Tegn">
    <w:name w:val="Overskrift 4 Tegn"/>
    <w:basedOn w:val="Standardskrifttypeiafsnit"/>
    <w:link w:val="Overskrift4"/>
    <w:uiPriority w:val="1"/>
    <w:semiHidden/>
    <w:rsid w:val="00004865"/>
    <w:rPr>
      <w:rFonts w:eastAsiaTheme="majorEastAsia" w:cstheme="majorBidi"/>
      <w:b/>
      <w:bCs/>
      <w:iCs/>
    </w:rPr>
  </w:style>
  <w:style w:type="character" w:customStyle="1" w:styleId="Overskrift5Tegn">
    <w:name w:val="Overskrift 5 Tegn"/>
    <w:basedOn w:val="Standardskrifttypeiafsnit"/>
    <w:link w:val="Overskrift5"/>
    <w:uiPriority w:val="1"/>
    <w:semiHidden/>
    <w:rsid w:val="00004865"/>
    <w:rPr>
      <w:rFonts w:eastAsiaTheme="majorEastAsia" w:cstheme="majorBidi"/>
      <w:b/>
    </w:rPr>
  </w:style>
  <w:style w:type="character" w:customStyle="1" w:styleId="Overskrift6Tegn">
    <w:name w:val="Overskrift 6 Tegn"/>
    <w:basedOn w:val="Standardskrifttypeiafsnit"/>
    <w:link w:val="Overskrift6"/>
    <w:uiPriority w:val="1"/>
    <w:semiHidden/>
    <w:rsid w:val="00004865"/>
    <w:rPr>
      <w:rFonts w:eastAsiaTheme="majorEastAsia" w:cstheme="majorBidi"/>
      <w:b/>
      <w:iCs/>
    </w:rPr>
  </w:style>
  <w:style w:type="character" w:customStyle="1" w:styleId="Overskrift7Tegn">
    <w:name w:val="Overskrift 7 Tegn"/>
    <w:basedOn w:val="Standardskrifttypeiafsnit"/>
    <w:link w:val="Overskrift7"/>
    <w:uiPriority w:val="1"/>
    <w:semiHidden/>
    <w:rsid w:val="00004865"/>
    <w:rPr>
      <w:rFonts w:eastAsiaTheme="majorEastAsia" w:cstheme="majorBidi"/>
      <w:b/>
      <w:iCs/>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rPr>
  </w:style>
  <w:style w:type="paragraph" w:styleId="Titel">
    <w:name w:val="Title"/>
    <w:basedOn w:val="Normal"/>
    <w:next w:val="Normal"/>
    <w:link w:val="TitelTegn"/>
    <w:uiPriority w:val="19"/>
    <w:semiHidden/>
    <w:rsid w:val="009E4B94"/>
    <w:pPr>
      <w:spacing w:before="500" w:after="500" w:line="500" w:lineRule="atLeast"/>
      <w:contextualSpacing/>
    </w:pPr>
    <w:rPr>
      <w:color w:val="005958"/>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rPr>
  </w:style>
  <w:style w:type="character" w:styleId="Svagfremhvning">
    <w:name w:val="Subtle Emphasis"/>
    <w:basedOn w:val="Standardskrifttypeiafsnit"/>
    <w:uiPriority w:val="99"/>
    <w:semiHidden/>
    <w:qFormat/>
    <w:rsid w:val="009E4B94"/>
    <w:rPr>
      <w:i/>
      <w:iCs/>
      <w:color w:val="808080" w:themeColor="text1" w:themeTint="7F"/>
    </w:rPr>
  </w:style>
  <w:style w:type="character" w:styleId="Kraftigfremhvning">
    <w:name w:val="Intense Emphasis"/>
    <w:basedOn w:val="Standardskrifttypeiafsnit"/>
    <w:uiPriority w:val="19"/>
    <w:semiHidden/>
    <w:rsid w:val="009E4B94"/>
    <w:rPr>
      <w:b/>
      <w:bCs/>
      <w:i/>
      <w:iCs/>
      <w:color w:val="auto"/>
    </w:rPr>
  </w:style>
  <w:style w:type="character" w:styleId="Strk">
    <w:name w:val="Strong"/>
    <w:basedOn w:val="Standardskrifttypeiafsnit"/>
    <w:uiPriority w:val="22"/>
    <w:qFormat/>
    <w:rsid w:val="009E4B94"/>
    <w:rPr>
      <w:b/>
      <w:bCs/>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rPr>
  </w:style>
  <w:style w:type="character" w:styleId="Svaghenvisning">
    <w:name w:val="Subtle Reference"/>
    <w:basedOn w:val="Standardskrifttypeiafsnit"/>
    <w:uiPriority w:val="99"/>
    <w:semiHidden/>
    <w:qFormat/>
    <w:rsid w:val="002E74A4"/>
    <w:rPr>
      <w:caps w:val="0"/>
      <w:smallCaps w:val="0"/>
      <w:color w:val="auto"/>
      <w:u w:val="single"/>
    </w:rPr>
  </w:style>
  <w:style w:type="character" w:styleId="Kraftighenvisning">
    <w:name w:val="Intense Reference"/>
    <w:basedOn w:val="Standardskrifttypeiafsnit"/>
    <w:uiPriority w:val="99"/>
    <w:semiHidden/>
    <w:qFormat/>
    <w:rsid w:val="002E74A4"/>
    <w:rPr>
      <w:b/>
      <w:bCs/>
      <w:caps w:val="0"/>
      <w:smallCaps w:val="0"/>
      <w:color w:val="auto"/>
      <w:spacing w:val="5"/>
      <w:u w:val="single"/>
    </w:rPr>
  </w:style>
  <w:style w:type="paragraph" w:styleId="Billedtekst">
    <w:name w:val="caption"/>
    <w:basedOn w:val="Normal"/>
    <w:next w:val="Normal"/>
    <w:uiPriority w:val="3"/>
    <w:semiHidden/>
    <w:rsid w:val="009E4B94"/>
    <w:rPr>
      <w:b/>
      <w:bCs/>
      <w:sz w:val="16"/>
    </w:rPr>
  </w:style>
  <w:style w:type="paragraph" w:styleId="Indholdsfortegnelse1">
    <w:name w:val="toc 1"/>
    <w:basedOn w:val="Normal"/>
    <w:next w:val="Normal"/>
    <w:uiPriority w:val="9"/>
    <w:semiHidden/>
    <w:rsid w:val="002E74A4"/>
    <w:pPr>
      <w:ind w:right="567"/>
    </w:pPr>
    <w:rPr>
      <w:b/>
    </w:rPr>
  </w:style>
  <w:style w:type="paragraph" w:styleId="Indholdsfortegnelse2">
    <w:name w:val="toc 2"/>
    <w:basedOn w:val="Normal"/>
    <w:next w:val="Normal"/>
    <w:uiPriority w:val="9"/>
    <w:semiHidden/>
    <w:rsid w:val="009E4B94"/>
    <w:pPr>
      <w:ind w:right="567"/>
    </w:pPr>
  </w:style>
  <w:style w:type="paragraph" w:styleId="Indholdsfortegnelse3">
    <w:name w:val="toc 3"/>
    <w:basedOn w:val="Normal"/>
    <w:next w:val="Normal"/>
    <w:uiPriority w:val="9"/>
    <w:semiHidden/>
    <w:rsid w:val="009E4B94"/>
    <w:pPr>
      <w:ind w:right="567"/>
    </w:pPr>
  </w:style>
  <w:style w:type="paragraph" w:styleId="Indholdsfortegnelse4">
    <w:name w:val="toc 4"/>
    <w:basedOn w:val="Normal"/>
    <w:next w:val="Normal"/>
    <w:uiPriority w:val="9"/>
    <w:semiHidden/>
    <w:rsid w:val="009E4B94"/>
    <w:pPr>
      <w:ind w:right="567"/>
    </w:pPr>
  </w:style>
  <w:style w:type="paragraph" w:styleId="Indholdsfortegnelse5">
    <w:name w:val="toc 5"/>
    <w:basedOn w:val="Normal"/>
    <w:next w:val="Normal"/>
    <w:uiPriority w:val="9"/>
    <w:semiHidden/>
    <w:rsid w:val="009E4B94"/>
    <w:pPr>
      <w:ind w:right="567"/>
    </w:pPr>
  </w:style>
  <w:style w:type="paragraph" w:styleId="Indholdsfortegnelse6">
    <w:name w:val="toc 6"/>
    <w:basedOn w:val="Normal"/>
    <w:next w:val="Normal"/>
    <w:uiPriority w:val="9"/>
    <w:semiHidden/>
    <w:rsid w:val="009E4B94"/>
    <w:pPr>
      <w:ind w:right="567"/>
    </w:pPr>
  </w:style>
  <w:style w:type="paragraph" w:styleId="Indholdsfortegnelse7">
    <w:name w:val="toc 7"/>
    <w:basedOn w:val="Normal"/>
    <w:next w:val="Normal"/>
    <w:uiPriority w:val="9"/>
    <w:semiHidden/>
    <w:rsid w:val="009E4B94"/>
    <w:pPr>
      <w:ind w:right="567"/>
    </w:pPr>
  </w:style>
  <w:style w:type="paragraph" w:styleId="Indholdsfortegnelse8">
    <w:name w:val="toc 8"/>
    <w:basedOn w:val="Normal"/>
    <w:next w:val="Normal"/>
    <w:uiPriority w:val="9"/>
    <w:semiHidden/>
    <w:rsid w:val="009E4B94"/>
    <w:pPr>
      <w:ind w:right="567"/>
    </w:pPr>
  </w:style>
  <w:style w:type="paragraph" w:styleId="Indholdsfortegnelse9">
    <w:name w:val="toc 9"/>
    <w:basedOn w:val="Normal"/>
    <w:next w:val="Normal"/>
    <w:uiPriority w:val="9"/>
    <w:semiHidden/>
    <w:rsid w:val="009E4B94"/>
    <w:pPr>
      <w:ind w:right="567"/>
    </w:pPr>
  </w:style>
  <w:style w:type="paragraph" w:styleId="Overskrift">
    <w:name w:val="TOC Heading"/>
    <w:basedOn w:val="Normal"/>
    <w:next w:val="Normal"/>
    <w:uiPriority w:val="9"/>
    <w:semiHidden/>
    <w:rsid w:val="002E74A4"/>
    <w:pPr>
      <w:spacing w:after="520" w:line="360" w:lineRule="atLeast"/>
    </w:pPr>
    <w:rPr>
      <w:sz w:val="28"/>
    </w:rPr>
  </w:style>
  <w:style w:type="paragraph" w:styleId="Blokteks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9E4B94"/>
    <w:pPr>
      <w:spacing w:after="120" w:line="240" w:lineRule="atLeast"/>
      <w:ind w:left="85" w:hanging="85"/>
    </w:pPr>
    <w:rPr>
      <w:sz w:val="16"/>
    </w:rPr>
  </w:style>
  <w:style w:type="character" w:customStyle="1" w:styleId="SlutnotetekstTegn">
    <w:name w:val="Slutnotetekst Tegn"/>
    <w:basedOn w:val="Standardskrifttypeiafsnit"/>
    <w:link w:val="Slutnotetekst"/>
    <w:uiPriority w:val="21"/>
    <w:semiHidden/>
    <w:rsid w:val="00004865"/>
    <w:rPr>
      <w:sz w:val="16"/>
      <w:szCs w:val="20"/>
    </w:rPr>
  </w:style>
  <w:style w:type="character" w:styleId="Slutnotehenvisning">
    <w:name w:val="endnote reference"/>
    <w:basedOn w:val="Standardskrifttypeiafsnit"/>
    <w:uiPriority w:val="21"/>
    <w:semiHidden/>
    <w:rsid w:val="009E4B94"/>
    <w:rPr>
      <w:vertAlign w:val="superscript"/>
    </w:rPr>
  </w:style>
  <w:style w:type="paragraph" w:styleId="Fodnotetekst">
    <w:name w:val="footnote text"/>
    <w:basedOn w:val="Normal"/>
    <w:link w:val="FodnotetekstTegn"/>
    <w:uiPriority w:val="21"/>
    <w:semiHidden/>
    <w:rsid w:val="009E4B94"/>
    <w:pPr>
      <w:spacing w:after="120" w:line="240" w:lineRule="atLeast"/>
      <w:ind w:left="85" w:hanging="85"/>
    </w:pPr>
    <w:rPr>
      <w:sz w:val="16"/>
    </w:rPr>
  </w:style>
  <w:style w:type="character" w:customStyle="1" w:styleId="FodnotetekstTegn">
    <w:name w:val="Fodnotetekst Tegn"/>
    <w:basedOn w:val="Standardskrifttypeiafsnit"/>
    <w:link w:val="Fodnotetekst"/>
    <w:uiPriority w:val="21"/>
    <w:semiHidden/>
    <w:rsid w:val="00004865"/>
    <w:rPr>
      <w:sz w:val="16"/>
      <w:szCs w:val="20"/>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style>
  <w:style w:type="paragraph" w:customStyle="1" w:styleId="Template">
    <w:name w:val="Template"/>
    <w:uiPriority w:val="8"/>
    <w:semiHidden/>
    <w:rsid w:val="00893791"/>
    <w:rPr>
      <w:noProof/>
      <w:sz w:val="16"/>
    </w:rPr>
  </w:style>
  <w:style w:type="paragraph" w:customStyle="1" w:styleId="Template-Adresse">
    <w:name w:val="Template - Adresse"/>
    <w:basedOn w:val="Template"/>
    <w:uiPriority w:val="8"/>
    <w:semiHidden/>
    <w:rsid w:val="00DD1936"/>
    <w:pPr>
      <w:tabs>
        <w:tab w:val="left" w:pos="567"/>
      </w:tabs>
      <w:suppressAutoHyphens/>
    </w:pPr>
  </w:style>
  <w:style w:type="paragraph" w:customStyle="1" w:styleId="Template-Virksomhedsnavn">
    <w:name w:val="Template - Virksomheds navn"/>
    <w:basedOn w:val="Template-Adresse"/>
    <w:next w:val="Template-Adresse"/>
    <w:uiPriority w:val="8"/>
    <w:semiHidden/>
    <w:rsid w:val="00DD1936"/>
    <w:pPr>
      <w:spacing w:line="270" w:lineRule="atLeast"/>
    </w:pPr>
    <w:rPr>
      <w:b/>
    </w:rPr>
  </w:style>
  <w:style w:type="paragraph" w:styleId="Citatoverskrift">
    <w:name w:val="toa heading"/>
    <w:basedOn w:val="Normal"/>
    <w:next w:val="Normal"/>
    <w:uiPriority w:val="10"/>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2E74A4"/>
    <w:pPr>
      <w:ind w:right="567"/>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41739"/>
  </w:style>
  <w:style w:type="character" w:styleId="Pladsholdertekst">
    <w:name w:val="Placeholder Text"/>
    <w:basedOn w:val="Standardskrifttypeiafsnit"/>
    <w:uiPriority w:val="99"/>
    <w:semiHidden/>
    <w:rsid w:val="00424709"/>
    <w:rPr>
      <w:color w:val="auto"/>
    </w:rPr>
  </w:style>
  <w:style w:type="paragraph" w:customStyle="1" w:styleId="Tabel">
    <w:name w:val="Tabel"/>
    <w:uiPriority w:val="4"/>
    <w:semiHidden/>
    <w:rsid w:val="00983B74"/>
    <w:pPr>
      <w:spacing w:before="40" w:after="40" w:line="240" w:lineRule="atLeast"/>
      <w:ind w:left="113" w:right="113"/>
    </w:pPr>
    <w:rPr>
      <w:sz w:val="16"/>
    </w:rPr>
  </w:style>
  <w:style w:type="paragraph" w:customStyle="1" w:styleId="Tabel-Tekst">
    <w:name w:val="Tabel - Tekst"/>
    <w:basedOn w:val="Tabel"/>
    <w:uiPriority w:val="4"/>
    <w:semiHidden/>
    <w:rsid w:val="00424709"/>
  </w:style>
  <w:style w:type="paragraph" w:customStyle="1" w:styleId="Tabel-TekstTotal">
    <w:name w:val="Tabel - Tekst Total"/>
    <w:basedOn w:val="Tabel-Tekst"/>
    <w:uiPriority w:val="4"/>
    <w:semiHidden/>
    <w:rsid w:val="00424709"/>
    <w:rPr>
      <w:b/>
    </w:rPr>
  </w:style>
  <w:style w:type="paragraph" w:customStyle="1" w:styleId="Tabel-Tal">
    <w:name w:val="Tabel - Tal"/>
    <w:basedOn w:val="Tabel"/>
    <w:uiPriority w:val="4"/>
    <w:semiHidden/>
    <w:rsid w:val="00893791"/>
    <w:pPr>
      <w:jc w:val="right"/>
    </w:pPr>
  </w:style>
  <w:style w:type="paragraph" w:customStyle="1" w:styleId="Tabel-TalTotal">
    <w:name w:val="Tabel - Tal Total"/>
    <w:basedOn w:val="Tabel-Tal"/>
    <w:uiPriority w:val="4"/>
    <w:semiHidden/>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000000" w:themeColor="text1"/>
    </w:rPr>
  </w:style>
  <w:style w:type="character" w:customStyle="1" w:styleId="CitatTegn">
    <w:name w:val="Citat Tegn"/>
    <w:basedOn w:val="Standardskrifttypeiafsnit"/>
    <w:link w:val="Citat"/>
    <w:uiPriority w:val="19"/>
    <w:semiHidden/>
    <w:rsid w:val="00004865"/>
    <w:rPr>
      <w:b/>
      <w:iCs/>
      <w:color w:val="000000" w:themeColor="text1"/>
      <w:sz w:val="20"/>
    </w:rPr>
  </w:style>
  <w:style w:type="character" w:styleId="Bogenstitel">
    <w:name w:val="Book Title"/>
    <w:basedOn w:val="Standardskrifttypeiafsnit"/>
    <w:uiPriority w:val="99"/>
    <w:semiHidden/>
    <w:qFormat/>
    <w:rsid w:val="007546AF"/>
    <w:rPr>
      <w:b/>
      <w:bCs/>
      <w:caps w:val="0"/>
      <w:smallCaps w:val="0"/>
      <w:spacing w:val="5"/>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semiHidden/>
    <w:rsid w:val="005A28D4"/>
    <w:pPr>
      <w:ind w:left="1134"/>
    </w:pPr>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020629"/>
    <w:pPr>
      <w:spacing w:after="480" w:line="300" w:lineRule="atLeast"/>
      <w:contextualSpacing/>
    </w:pPr>
    <w:rPr>
      <w:b/>
      <w:caps/>
    </w:rPr>
  </w:style>
  <w:style w:type="paragraph" w:customStyle="1" w:styleId="DocumentName">
    <w:name w:val="Document Name"/>
    <w:basedOn w:val="Normal"/>
    <w:uiPriority w:val="8"/>
    <w:semiHidden/>
    <w:rsid w:val="00655B49"/>
    <w:pPr>
      <w:spacing w:line="360" w:lineRule="atLeast"/>
    </w:pPr>
    <w:rPr>
      <w:b/>
      <w:caps/>
      <w:sz w:val="28"/>
    </w:rPr>
  </w:style>
  <w:style w:type="paragraph" w:customStyle="1" w:styleId="Template-Datoogsidenr">
    <w:name w:val="Template - Dato og sidenr."/>
    <w:basedOn w:val="Normal"/>
    <w:uiPriority w:val="8"/>
    <w:semiHidden/>
    <w:rsid w:val="00D61484"/>
  </w:style>
  <w:style w:type="character" w:styleId="Fremhv">
    <w:name w:val="Emphasis"/>
    <w:basedOn w:val="Standardskrifttypeiafsnit"/>
    <w:uiPriority w:val="19"/>
    <w:semiHidden/>
    <w:rsid w:val="00474C86"/>
    <w:rPr>
      <w:i/>
      <w:iCs/>
    </w:rPr>
  </w:style>
  <w:style w:type="paragraph" w:customStyle="1" w:styleId="DocumentGreeting">
    <w:name w:val="DocumentGreeting"/>
    <w:basedOn w:val="Normal"/>
    <w:uiPriority w:val="6"/>
    <w:semiHidden/>
    <w:qFormat/>
    <w:rsid w:val="00020629"/>
    <w:pPr>
      <w:spacing w:after="200"/>
    </w:pPr>
  </w:style>
  <w:style w:type="paragraph" w:styleId="Markeringsbobletekst">
    <w:name w:val="Balloon Text"/>
    <w:basedOn w:val="Normal"/>
    <w:link w:val="MarkeringsbobletekstTegn"/>
    <w:uiPriority w:val="99"/>
    <w:semiHidden/>
    <w:unhideWhenUsed/>
    <w:rsid w:val="0098322E"/>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8322E"/>
    <w:rPr>
      <w:rFonts w:ascii="Segoe UI" w:hAnsi="Segoe UI" w:cs="Segoe UI"/>
      <w:sz w:val="18"/>
      <w:szCs w:val="18"/>
    </w:rPr>
  </w:style>
  <w:style w:type="paragraph" w:styleId="Listeafsnit">
    <w:name w:val="List Paragraph"/>
    <w:basedOn w:val="Normal"/>
    <w:uiPriority w:val="34"/>
    <w:qFormat/>
    <w:rsid w:val="00B75223"/>
    <w:pPr>
      <w:ind w:left="720"/>
      <w:contextualSpacing/>
    </w:pPr>
  </w:style>
  <w:style w:type="character" w:styleId="Kommentarhenvisning">
    <w:name w:val="annotation reference"/>
    <w:basedOn w:val="Standardskrifttypeiafsnit"/>
    <w:uiPriority w:val="99"/>
    <w:semiHidden/>
    <w:rsid w:val="00C34F79"/>
    <w:rPr>
      <w:sz w:val="16"/>
      <w:szCs w:val="16"/>
    </w:rPr>
  </w:style>
  <w:style w:type="paragraph" w:styleId="Kommentartekst">
    <w:name w:val="annotation text"/>
    <w:basedOn w:val="Normal"/>
    <w:link w:val="KommentartekstTegn"/>
    <w:uiPriority w:val="99"/>
    <w:semiHidden/>
    <w:rsid w:val="00C34F79"/>
    <w:pPr>
      <w:spacing w:line="240" w:lineRule="auto"/>
    </w:pPr>
  </w:style>
  <w:style w:type="character" w:customStyle="1" w:styleId="KommentartekstTegn">
    <w:name w:val="Kommentartekst Tegn"/>
    <w:basedOn w:val="Standardskrifttypeiafsnit"/>
    <w:link w:val="Kommentartekst"/>
    <w:uiPriority w:val="99"/>
    <w:semiHidden/>
    <w:rsid w:val="00C34F79"/>
  </w:style>
  <w:style w:type="paragraph" w:styleId="Kommentaremne">
    <w:name w:val="annotation subject"/>
    <w:basedOn w:val="Kommentartekst"/>
    <w:next w:val="Kommentartekst"/>
    <w:link w:val="KommentaremneTegn"/>
    <w:uiPriority w:val="99"/>
    <w:semiHidden/>
    <w:rsid w:val="00C34F79"/>
    <w:rPr>
      <w:b/>
      <w:bCs/>
    </w:rPr>
  </w:style>
  <w:style w:type="character" w:customStyle="1" w:styleId="KommentaremneTegn">
    <w:name w:val="Kommentaremne Tegn"/>
    <w:basedOn w:val="KommentartekstTegn"/>
    <w:link w:val="Kommentaremne"/>
    <w:uiPriority w:val="99"/>
    <w:semiHidden/>
    <w:rsid w:val="00C34F79"/>
    <w:rPr>
      <w:b/>
      <w:bCs/>
    </w:rPr>
  </w:style>
  <w:style w:type="character" w:styleId="Hyperlink">
    <w:name w:val="Hyperlink"/>
    <w:basedOn w:val="Standardskrifttypeiafsnit"/>
    <w:uiPriority w:val="21"/>
    <w:unhideWhenUsed/>
    <w:rsid w:val="00AB64FE"/>
    <w:rPr>
      <w:color w:val="0000FF" w:themeColor="hyperlink"/>
      <w:u w:val="single"/>
    </w:rPr>
  </w:style>
  <w:style w:type="character" w:styleId="Ulstomtale">
    <w:name w:val="Unresolved Mention"/>
    <w:basedOn w:val="Standardskrifttypeiafsnit"/>
    <w:uiPriority w:val="99"/>
    <w:semiHidden/>
    <w:unhideWhenUsed/>
    <w:rsid w:val="00AB64FE"/>
    <w:rPr>
      <w:color w:val="605E5C"/>
      <w:shd w:val="clear" w:color="auto" w:fill="E1DFDD"/>
    </w:rPr>
  </w:style>
  <w:style w:type="paragraph" w:customStyle="1" w:styleId="Default">
    <w:name w:val="Default"/>
    <w:rsid w:val="0004665F"/>
    <w:pPr>
      <w:autoSpaceDE w:val="0"/>
      <w:autoSpaceDN w:val="0"/>
      <w:adjustRightInd w:val="0"/>
      <w:spacing w:line="240" w:lineRule="auto"/>
    </w:pPr>
    <w:rPr>
      <w:rFonts w:cs="Arial"/>
      <w:color w:val="000000"/>
      <w:sz w:val="24"/>
      <w:szCs w:val="24"/>
    </w:rPr>
  </w:style>
  <w:style w:type="paragraph" w:styleId="Korrektur">
    <w:name w:val="Revision"/>
    <w:hidden/>
    <w:uiPriority w:val="99"/>
    <w:semiHidden/>
    <w:rsid w:val="006F061C"/>
    <w:pPr>
      <w:spacing w:line="240" w:lineRule="auto"/>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36565">
      <w:bodyDiv w:val="1"/>
      <w:marLeft w:val="0"/>
      <w:marRight w:val="0"/>
      <w:marTop w:val="0"/>
      <w:marBottom w:val="0"/>
      <w:divBdr>
        <w:top w:val="none" w:sz="0" w:space="0" w:color="auto"/>
        <w:left w:val="none" w:sz="0" w:space="0" w:color="auto"/>
        <w:bottom w:val="none" w:sz="0" w:space="0" w:color="auto"/>
        <w:right w:val="none" w:sz="0" w:space="0" w:color="auto"/>
      </w:divBdr>
      <w:divsChild>
        <w:div w:id="1344209096">
          <w:marLeft w:val="0"/>
          <w:marRight w:val="0"/>
          <w:marTop w:val="0"/>
          <w:marBottom w:val="0"/>
          <w:divBdr>
            <w:top w:val="none" w:sz="0" w:space="0" w:color="auto"/>
            <w:left w:val="none" w:sz="0" w:space="0" w:color="auto"/>
            <w:bottom w:val="none" w:sz="0" w:space="0" w:color="auto"/>
            <w:right w:val="none" w:sz="0" w:space="0" w:color="auto"/>
          </w:divBdr>
        </w:div>
        <w:div w:id="1160003926">
          <w:marLeft w:val="0"/>
          <w:marRight w:val="0"/>
          <w:marTop w:val="0"/>
          <w:marBottom w:val="0"/>
          <w:divBdr>
            <w:top w:val="none" w:sz="0" w:space="0" w:color="auto"/>
            <w:left w:val="none" w:sz="0" w:space="0" w:color="auto"/>
            <w:bottom w:val="none" w:sz="0" w:space="0" w:color="auto"/>
            <w:right w:val="none" w:sz="0" w:space="0" w:color="auto"/>
          </w:divBdr>
        </w:div>
      </w:divsChild>
    </w:div>
    <w:div w:id="440953939">
      <w:bodyDiv w:val="1"/>
      <w:marLeft w:val="0"/>
      <w:marRight w:val="0"/>
      <w:marTop w:val="0"/>
      <w:marBottom w:val="0"/>
      <w:divBdr>
        <w:top w:val="none" w:sz="0" w:space="0" w:color="auto"/>
        <w:left w:val="none" w:sz="0" w:space="0" w:color="auto"/>
        <w:bottom w:val="none" w:sz="0" w:space="0" w:color="auto"/>
        <w:right w:val="none" w:sz="0" w:space="0" w:color="auto"/>
      </w:divBdr>
    </w:div>
    <w:div w:id="1307474940">
      <w:bodyDiv w:val="1"/>
      <w:marLeft w:val="0"/>
      <w:marRight w:val="0"/>
      <w:marTop w:val="0"/>
      <w:marBottom w:val="0"/>
      <w:divBdr>
        <w:top w:val="none" w:sz="0" w:space="0" w:color="auto"/>
        <w:left w:val="none" w:sz="0" w:space="0" w:color="auto"/>
        <w:bottom w:val="none" w:sz="0" w:space="0" w:color="auto"/>
        <w:right w:val="none" w:sz="0" w:space="0" w:color="auto"/>
      </w:divBdr>
    </w:div>
    <w:div w:id="1726446996">
      <w:bodyDiv w:val="1"/>
      <w:marLeft w:val="0"/>
      <w:marRight w:val="0"/>
      <w:marTop w:val="0"/>
      <w:marBottom w:val="0"/>
      <w:divBdr>
        <w:top w:val="none" w:sz="0" w:space="0" w:color="auto"/>
        <w:left w:val="none" w:sz="0" w:space="0" w:color="auto"/>
        <w:bottom w:val="none" w:sz="0" w:space="0" w:color="auto"/>
        <w:right w:val="none" w:sz="0" w:space="0" w:color="auto"/>
      </w:divBdr>
    </w:div>
    <w:div w:id="205064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Type="http://schemas.openxmlformats.org/officeDocument/2006/relationships/image" Id="rIdV4_0" Target="media/v4_0.png" /><Relationship Type="http://schemas.openxmlformats.org/officeDocument/2006/relationships/image" Id="rIdV4_1" Target="media/v4_1.png" /><Relationship Type="http://schemas.openxmlformats.org/officeDocument/2006/relationships/image" Id="rIdV4_2" Target="media/v4_2.png" /><Relationship Type="http://schemas.openxmlformats.org/officeDocument/2006/relationships/image" Id="rIdV4_3" Target="media/v4_3.png" /><Relationship Type="http://schemas.openxmlformats.org/officeDocument/2006/relationships/image" Id="rIdV4_4" Target="media/v4_4.png" /><Relationship Type="http://schemas.openxmlformats.org/officeDocument/2006/relationships/image" Id="rIdC4_1" Target="media/c4_fig41.png"/><Relationship Type="http://schemas.openxmlformats.org/officeDocument/2006/relationships/image" Id="rIdC4_2" Target="media/c4_fig42.png"/></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emf"/></Relationships>
</file>

<file path=word/_rels/header2.xml.rels><?xml version="1.0" encoding="UTF-8"?><Relationships xmlns="http://schemas.openxmlformats.org/package/2006/relationships"><Relationship Id="rId1" Type="http://schemas.openxmlformats.org/officeDocument/2006/relationships/image" Target="media/image1.emf"/></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Dansk Fjernvarme">
      <a:dk1>
        <a:sysClr val="windowText" lastClr="000000"/>
      </a:dk1>
      <a:lt1>
        <a:sysClr val="window" lastClr="FFFFFF"/>
      </a:lt1>
      <a:dk2>
        <a:srgbClr val="1F497D"/>
      </a:dk2>
      <a:lt2>
        <a:srgbClr val="EEECE1"/>
      </a:lt2>
      <a:accent1>
        <a:srgbClr val="838F00"/>
      </a:accent1>
      <a:accent2>
        <a:srgbClr val="005355"/>
      </a:accent2>
      <a:accent3>
        <a:srgbClr val="113C2B"/>
      </a:accent3>
      <a:accent4>
        <a:srgbClr val="DCE2EC"/>
      </a:accent4>
      <a:accent5>
        <a:srgbClr val="E3E3E3"/>
      </a:accent5>
      <a:accent6>
        <a:srgbClr val="009FE3"/>
      </a:accent6>
      <a:hlink>
        <a:srgbClr val="0000FF"/>
      </a:hlink>
      <a:folHlink>
        <a:srgbClr val="800080"/>
      </a:folHlink>
    </a:clrScheme>
    <a:fontScheme name="Dansk Fjernvarm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91b7dd8-077f-4453-9438-4210714d1ab6" xsi:nil="true"/>
    <lcf76f155ced4ddcb4097134ff3c332f xmlns="6c1d8229-d4c9-416a-976c-2f9fd2d43a6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C389DF93A6889448833EB9E9B80819E1" ma:contentTypeVersion="16" ma:contentTypeDescription="Opret et nyt dokument." ma:contentTypeScope="" ma:versionID="7517301e74f945eaa858f18e8fabb2fb">
  <xsd:schema xmlns:xsd="http://www.w3.org/2001/XMLSchema" xmlns:xs="http://www.w3.org/2001/XMLSchema" xmlns:p="http://schemas.microsoft.com/office/2006/metadata/properties" xmlns:ns2="6c1d8229-d4c9-416a-976c-2f9fd2d43a6a" xmlns:ns3="a91b7dd8-077f-4453-9438-4210714d1ab6" targetNamespace="http://schemas.microsoft.com/office/2006/metadata/properties" ma:root="true" ma:fieldsID="f9b0b08eb1628911f9b9d3f20d1ddc1f" ns2:_="" ns3:_="">
    <xsd:import namespace="6c1d8229-d4c9-416a-976c-2f9fd2d43a6a"/>
    <xsd:import namespace="a91b7dd8-077f-4453-9438-4210714d1ab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d8229-d4c9-416a-976c-2f9fd2d43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illedmærker" ma:readOnly="false" ma:fieldId="{5cf76f15-5ced-4ddc-b409-7134ff3c332f}" ma:taxonomyMulti="true" ma:sspId="c7341d0e-7d72-4e38-bada-3d63affbf505"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1b7dd8-077f-4453-9438-4210714d1ab6"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t med detaljer" ma:internalName="SharedWithDetails" ma:readOnly="true">
      <xsd:simpleType>
        <xsd:restriction base="dms:Note">
          <xsd:maxLength value="255"/>
        </xsd:restriction>
      </xsd:simpleType>
    </xsd:element>
    <xsd:element name="TaxCatchAll" ma:index="20" nillable="true" ma:displayName="Taxonomy Catch All Column" ma:hidden="true" ma:list="{0682ab4e-08a6-4102-b37f-b8745d5faa48}" ma:internalName="TaxCatchAll" ma:showField="CatchAllData" ma:web="a91b7dd8-077f-4453-9438-4210714d1a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AE95C9-5363-4B87-B768-D02C7ACADF66}">
  <ds:schemaRefs>
    <ds:schemaRef ds:uri="http://schemas.microsoft.com/sharepoint/v3/contenttype/forms"/>
  </ds:schemaRefs>
</ds:datastoreItem>
</file>

<file path=customXml/itemProps2.xml><?xml version="1.0" encoding="utf-8"?>
<ds:datastoreItem xmlns:ds="http://schemas.openxmlformats.org/officeDocument/2006/customXml" ds:itemID="{A28D0B87-F8CC-4568-A186-36C705551338}">
  <ds:schemaRefs>
    <ds:schemaRef ds:uri="http://schemas.microsoft.com/office/2006/metadata/properties"/>
    <ds:schemaRef ds:uri="http://schemas.microsoft.com/office/infopath/2007/PartnerControls"/>
    <ds:schemaRef ds:uri="a91b7dd8-077f-4453-9438-4210714d1ab6"/>
    <ds:schemaRef ds:uri="6c1d8229-d4c9-416a-976c-2f9fd2d43a6a"/>
  </ds:schemaRefs>
</ds:datastoreItem>
</file>

<file path=customXml/itemProps3.xml><?xml version="1.0" encoding="utf-8"?>
<ds:datastoreItem xmlns:ds="http://schemas.openxmlformats.org/officeDocument/2006/customXml" ds:itemID="{AD84DA6B-B550-4D56-993C-0E87AF64F0B3}">
  <ds:schemaRefs>
    <ds:schemaRef ds:uri="http://schemas.openxmlformats.org/officeDocument/2006/bibliography"/>
  </ds:schemaRefs>
</ds:datastoreItem>
</file>

<file path=customXml/itemProps4.xml><?xml version="1.0" encoding="utf-8"?>
<ds:datastoreItem xmlns:ds="http://schemas.openxmlformats.org/officeDocument/2006/customXml" ds:itemID="{F75A2140-D304-48A0-B7AD-4855F954B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d8229-d4c9-416a-976c-2f9fd2d43a6a"/>
    <ds:schemaRef ds:uri="a91b7dd8-077f-4453-9438-4210714d1a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Brev DK.dotm</Template>
  <TotalTime>4</TotalTime>
  <Pages>1</Pages>
  <Words>3</Words>
  <Characters>24</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Brev DK</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 DK</dc:title>
  <dc:creator>Anders Jespersen - Dansk Fjernvarme</dc:creator>
  <cp:lastModifiedBy>Steen Kramer Jensen</cp:lastModifiedBy>
  <cp:revision>8</cp:revision>
  <cp:lastPrinted>2019-10-11T10:51:00Z</cp:lastPrinted>
  <dcterms:created xsi:type="dcterms:W3CDTF">2024-12-07T11:39:00Z</dcterms:created>
  <dcterms:modified xsi:type="dcterms:W3CDTF">2026-06-25T09:37:00Z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0x010100C389DF93A6889448833EB9E9B80819E1</vt:lpwstr>
  </property>
  <property fmtid="{D5CDD505-2E9C-101B-9397-08002B2CF9AE}" pid="3" name="MSIP_Label_45ac038e-9da4-405c-acd4-6db6cda7aeac_Enabled">
    <vt:lpwstr>True</vt:lpwstr>
  </property>
  <property fmtid="{D5CDD505-2E9C-101B-9397-08002B2CF9AE}" pid="4" name="MSIP_Label_45ac038e-9da4-405c-acd4-6db6cda7aeac_SiteId">
    <vt:lpwstr>ae869315-5357-4cc3-b9c7-f556d09de2aa</vt:lpwstr>
  </property>
  <property fmtid="{D5CDD505-2E9C-101B-9397-08002B2CF9AE}" pid="5" name="MSIP_Label_45ac038e-9da4-405c-acd4-6db6cda7aeac_Owner">
    <vt:lpwstr>JT@danskfjernvarme.dk</vt:lpwstr>
  </property>
  <property fmtid="{D5CDD505-2E9C-101B-9397-08002B2CF9AE}" pid="6" name="MSIP_Label_45ac038e-9da4-405c-acd4-6db6cda7aeac_SetDate">
    <vt:lpwstr>2020-06-17T13:18:07.3552085Z</vt:lpwstr>
  </property>
  <property fmtid="{D5CDD505-2E9C-101B-9397-08002B2CF9AE}" pid="7" name="MSIP_Label_45ac038e-9da4-405c-acd4-6db6cda7aeac_Name">
    <vt:lpwstr>Public</vt:lpwstr>
  </property>
  <property fmtid="{D5CDD505-2E9C-101B-9397-08002B2CF9AE}" pid="8" name="MSIP_Label_45ac038e-9da4-405c-acd4-6db6cda7aeac_Application">
    <vt:lpwstr>Microsoft Azure Information Protection</vt:lpwstr>
  </property>
  <property fmtid="{D5CDD505-2E9C-101B-9397-08002B2CF9AE}" pid="9" name="MSIP_Label_45ac038e-9da4-405c-acd4-6db6cda7aeac_ActionId">
    <vt:lpwstr>c9d0cd64-290c-49c1-9ac6-8e66e68054ff</vt:lpwstr>
  </property>
  <property fmtid="{D5CDD505-2E9C-101B-9397-08002B2CF9AE}" pid="10" name="MSIP_Label_45ac038e-9da4-405c-acd4-6db6cda7aeac_Extended_MSFT_Method">
    <vt:lpwstr>Automatic</vt:lpwstr>
  </property>
  <property fmtid="{D5CDD505-2E9C-101B-9397-08002B2CF9AE}" pid="11" name="Sensitivity">
    <vt:lpwstr>Public</vt:lpwstr>
  </property>
  <property fmtid="{D5CDD505-2E9C-101B-9397-08002B2CF9AE}" pid="12" name="MediaServiceImageTags">
    <vt:lpwstr/>
  </property>
</Properties>
</file>